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Microsoft YaHei" w:eastAsia="Microsoft YaHei" w:hAnsi="Microsoft YaHei" w:cs="Microsoft YaHei"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4FB18A0D" w14:textId="5A4B4EE6"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memoriz</w:t>
      </w:r>
      <w:r w:rsidR="00B85BC6">
        <w:t xml:space="preserve">ation </w:t>
      </w:r>
      <w:r w:rsidR="00CA3387">
        <w:t>difficult, and</w:t>
      </w:r>
      <w:r w:rsidR="00E4078C">
        <w:t xml:space="preserve"> understand</w:t>
      </w:r>
      <w:r w:rsidR="00A4315F">
        <w:t>ing</w:t>
      </w:r>
      <w:r w:rsidR="00E4078C">
        <w:t xml:space="preserve"> rules of composition</w:t>
      </w:r>
      <w:r w:rsidR="00B85BC6">
        <w:t xml:space="preserve"> is even more difficult</w:t>
      </w:r>
      <w:r w:rsidR="00E4078C">
        <w:t>.</w:t>
      </w:r>
      <w:r w:rsidR="00607F11">
        <w:t xml:space="preserve"> The multifaceted </w:t>
      </w:r>
      <w:r w:rsidR="00CF3B76">
        <w:t xml:space="preserve">and multidimensional </w:t>
      </w:r>
      <w:r w:rsidR="00607F11">
        <w:t>properties of herbal medicines are important for formulas</w:t>
      </w:r>
      <w:r w:rsidR="00CA3387">
        <w:t xml:space="preserve"> understanding</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5B6F1E4" w:rsidR="00D7770C" w:rsidRDefault="007C3805">
      <w:r>
        <w:rPr>
          <w:b/>
        </w:rPr>
        <w:t>Results:</w:t>
      </w:r>
      <w:r>
        <w:t xml:space="preserve"> </w:t>
      </w:r>
      <w:r w:rsidR="00D7770C">
        <w:t xml:space="preserve">Our method is applied to two typical categories of medicine formulas, namely, tonic </w:t>
      </w:r>
      <w:del w:id="2" w:author="PengSuyuan" w:date="2022-07-19T16:14:00Z">
        <w:r w:rsidR="00D7770C" w:rsidDel="00AA115A">
          <w:delText>prescription</w:delText>
        </w:r>
      </w:del>
      <w:ins w:id="3" w:author="PengSuyuan" w:date="2022-07-19T16:14:00Z">
        <w:r w:rsidR="00AA115A">
          <w:t>formula</w:t>
        </w:r>
      </w:ins>
      <w:r w:rsidR="00D7770C">
        <w:t xml:space="preserve">s and heat-clearing </w:t>
      </w:r>
      <w:del w:id="4" w:author="PengSuyuan" w:date="2022-07-19T16:14:00Z">
        <w:r w:rsidR="00D7770C" w:rsidDel="00AA115A">
          <w:delText>prescription</w:delText>
        </w:r>
      </w:del>
      <w:ins w:id="5" w:author="PengSuyuan" w:date="2022-07-19T16:14:00Z">
        <w:r w:rsidR="00AA115A">
          <w:t>formula</w:t>
        </w:r>
      </w:ins>
      <w:r w:rsidR="00D7770C">
        <w:t>s</w:t>
      </w:r>
      <w:r w:rsidR="00482983">
        <w:t>, which contain 20 and 2</w:t>
      </w:r>
      <w:r w:rsidR="00881EEB">
        <w:t>6</w:t>
      </w:r>
      <w:r w:rsidR="00482983">
        <w:t xml:space="preserve"> formulas</w:t>
      </w:r>
      <w:r w:rsidR="00881EEB">
        <w:t xml:space="preserve"> composed by 58 and 73 herbal medicines,</w:t>
      </w:r>
      <w:r w:rsidR="00482983">
        <w:t xml:space="preserve"> respectively</w:t>
      </w:r>
      <w:r w:rsidR="00D7770C">
        <w:t xml:space="preserve">. </w:t>
      </w:r>
      <w:r w:rsidR="00482983">
        <w:t>E</w:t>
      </w:r>
      <w:r w:rsidR="00D7770C">
        <w:t xml:space="preserve">ach herbal medicine </w:t>
      </w:r>
      <w:r w:rsidR="00482983">
        <w:t xml:space="preserve">has a </w:t>
      </w:r>
      <w:r w:rsidR="00881EEB">
        <w:t>23</w:t>
      </w:r>
      <w:r w:rsidR="00482983">
        <w:t>-dimensional</w:t>
      </w:r>
      <w:r w:rsidR="004D0A6C">
        <w:t xml:space="preserve"> characterizing attribute</w:t>
      </w:r>
      <w:r w:rsidR="00482983">
        <w:t>. TCM expert</w:t>
      </w:r>
      <w:r w:rsidR="00881EEB">
        <w:t>s</w:t>
      </w:r>
      <w:r w:rsidR="00482983">
        <w:t xml:space="preserve"> explored the two </w:t>
      </w:r>
      <w:r w:rsidR="006135F5">
        <w:t xml:space="preserve">datasets </w:t>
      </w:r>
      <w:r w:rsidR="00482983">
        <w:t xml:space="preserve">with our </w:t>
      </w:r>
      <w:r w:rsidR="004D0A6C">
        <w:t>web-based tool</w:t>
      </w:r>
      <w:r w:rsidR="00482983">
        <w:t xml:space="preserve"> and quickly gained insight into formulas </w:t>
      </w:r>
      <w:r w:rsidR="004D0A6C">
        <w:t xml:space="preserve">and medicines </w:t>
      </w:r>
      <w:r w:rsidR="00482983">
        <w:t>of interest</w:t>
      </w:r>
      <w:r w:rsidR="004D0A6C">
        <w:t xml:space="preserve"> as well as the overall features of the formula groups</w:t>
      </w:r>
      <w:r w:rsidR="00482983">
        <w:t xml:space="preserve"> that are difficult to identify with the traditional text-based method. Moreover, feedback of</w:t>
      </w:r>
      <w:r w:rsidR="00D9425E">
        <w:t xml:space="preserve"> the experts demonstrates</w:t>
      </w:r>
      <w:r w:rsidR="00482983">
        <w:t xml:space="preserve"> the usefulness of our method. </w:t>
      </w:r>
    </w:p>
    <w:p w14:paraId="12329F62" w14:textId="77777777" w:rsidR="00D7770C" w:rsidRDefault="00D7770C"/>
    <w:p w14:paraId="7D5D1CA2" w14:textId="77777777" w:rsidR="00D7770C" w:rsidRDefault="00D7770C"/>
    <w:p w14:paraId="4BEBF265" w14:textId="29F81640" w:rsidR="00065FDF" w:rsidRDefault="007C3805">
      <w:pPr>
        <w:rPr>
          <w:b/>
        </w:rPr>
      </w:pPr>
      <w:r>
        <w:rPr>
          <w:b/>
        </w:rPr>
        <w:t>Conclusions:</w:t>
      </w:r>
    </w:p>
    <w:p w14:paraId="2D7A70AA" w14:textId="7924BD13" w:rsidR="008E7FF8" w:rsidRPr="004A128B" w:rsidRDefault="00041CFD" w:rsidP="004A128B">
      <w:pPr>
        <w:rPr>
          <w:color w:val="4F81BD" w:themeColor="accent1"/>
        </w:rPr>
      </w:pPr>
      <w:bookmarkStart w:id="6" w:name="Trial"/>
      <w:bookmarkEnd w:id="6"/>
      <w:r>
        <w:rPr>
          <w:color w:val="4F81BD" w:themeColor="accent1"/>
        </w:rPr>
        <w:t>Our TCM formulas visualization method</w:t>
      </w:r>
      <w:r w:rsidR="004D0A6C" w:rsidRPr="00A2149D">
        <w:rPr>
          <w:color w:val="4F81BD" w:themeColor="accent1"/>
        </w:rPr>
        <w:t xml:space="preserve"> is able to visualize </w:t>
      </w:r>
      <w:r w:rsidR="003B65BF">
        <w:rPr>
          <w:color w:val="4F81BD" w:themeColor="accent1"/>
        </w:rPr>
        <w:t xml:space="preserve">and compare </w:t>
      </w:r>
      <w:r w:rsidR="004D0A6C" w:rsidRPr="00A2149D">
        <w:rPr>
          <w:color w:val="4F81BD" w:themeColor="accent1"/>
        </w:rPr>
        <w:t xml:space="preserve">complex </w:t>
      </w:r>
      <w:r>
        <w:rPr>
          <w:color w:val="4F81BD" w:themeColor="accent1"/>
        </w:rPr>
        <w:t xml:space="preserve">medicine </w:t>
      </w:r>
      <w:r w:rsidR="004D0A6C" w:rsidRPr="00A2149D">
        <w:rPr>
          <w:color w:val="4F81BD" w:themeColor="accent1"/>
        </w:rPr>
        <w:t>formulas</w:t>
      </w:r>
      <w:r w:rsidR="004D0A6C">
        <w:rPr>
          <w:color w:val="4F81BD" w:themeColor="accent1"/>
        </w:rPr>
        <w:t xml:space="preserve"> and</w:t>
      </w:r>
      <w:r w:rsidR="004D0A6C" w:rsidRPr="00A2149D">
        <w:rPr>
          <w:color w:val="4F81BD" w:themeColor="accent1"/>
        </w:rPr>
        <w:t xml:space="preserve"> the multidimensional attribute</w:t>
      </w:r>
      <w:r>
        <w:rPr>
          <w:color w:val="4F81BD" w:themeColor="accent1"/>
        </w:rPr>
        <w:t xml:space="preserve"> of herbal medicines involved</w:t>
      </w:r>
      <w:r w:rsidR="003B65BF">
        <w:rPr>
          <w:color w:val="4F81BD" w:themeColor="accent1"/>
        </w:rPr>
        <w:t xml:space="preserve"> with an interactive web-based tool</w:t>
      </w:r>
      <w:r w:rsidR="004D0A6C" w:rsidRPr="00A2149D">
        <w:rPr>
          <w:color w:val="4F81BD" w:themeColor="accent1"/>
        </w:rPr>
        <w:t>.</w:t>
      </w:r>
      <w:r>
        <w:rPr>
          <w:color w:val="4F81BD" w:themeColor="accent1"/>
        </w:rPr>
        <w:t xml:space="preserve"> </w:t>
      </w:r>
      <w:r w:rsidR="003B65BF">
        <w:rPr>
          <w:rFonts w:eastAsia="SimSun"/>
          <w:color w:val="4F81BD" w:themeColor="accent1"/>
          <w:lang w:eastAsia="zh-CN"/>
        </w:rPr>
        <w:t xml:space="preserve">Insights are gained into </w:t>
      </w:r>
      <w:r w:rsidR="004A128B">
        <w:rPr>
          <w:rFonts w:eastAsia="SimSun"/>
          <w:color w:val="4F81BD" w:themeColor="accent1"/>
          <w:lang w:eastAsia="zh-CN"/>
        </w:rPr>
        <w:t xml:space="preserve">two typical medicine formula </w:t>
      </w:r>
      <w:r w:rsidR="003B65BF">
        <w:rPr>
          <w:rFonts w:eastAsia="SimSun"/>
          <w:color w:val="4F81BD" w:themeColor="accent1"/>
          <w:lang w:eastAsia="zh-CN"/>
        </w:rPr>
        <w:t>categories by TCM experts using our method</w:t>
      </w:r>
      <w:r w:rsidR="004A128B">
        <w:rPr>
          <w:rFonts w:eastAsia="SimSun"/>
          <w:color w:val="4F81BD" w:themeColor="accent1"/>
          <w:lang w:eastAsia="zh-CN"/>
        </w:rPr>
        <w:t xml:space="preserve">. </w:t>
      </w:r>
      <w:r w:rsidR="005B40E3">
        <w:rPr>
          <w:rFonts w:eastAsia="SimSun"/>
          <w:color w:val="4F81BD" w:themeColor="accent1"/>
          <w:lang w:eastAsia="zh-CN"/>
        </w:rPr>
        <w:t>Overall, t</w:t>
      </w:r>
      <w:r w:rsidR="004A128B">
        <w:rPr>
          <w:rFonts w:eastAsia="SimSun"/>
          <w:color w:val="4F81BD" w:themeColor="accent1"/>
          <w:lang w:eastAsia="zh-CN"/>
        </w:rPr>
        <w:t xml:space="preserve">he new method is a </w:t>
      </w:r>
      <w:r w:rsidR="005B40E3">
        <w:rPr>
          <w:rFonts w:eastAsia="SimSun"/>
          <w:color w:val="4F81BD" w:themeColor="accent1"/>
          <w:lang w:eastAsia="zh-CN"/>
        </w:rPr>
        <w:t>promising</w:t>
      </w:r>
      <w:r w:rsidR="004A128B">
        <w:rPr>
          <w:rFonts w:eastAsia="SimSun"/>
          <w:color w:val="4F81BD" w:themeColor="accent1"/>
          <w:lang w:eastAsia="zh-CN"/>
        </w:rPr>
        <w:t xml:space="preserve"> first step t</w:t>
      </w:r>
      <w:r w:rsidR="003B65BF">
        <w:rPr>
          <w:rFonts w:eastAsia="SimSun"/>
          <w:color w:val="4F81BD" w:themeColor="accent1"/>
          <w:lang w:eastAsia="zh-CN"/>
        </w:rPr>
        <w:t xml:space="preserve">o new </w:t>
      </w:r>
      <w:r w:rsidR="005B40E3">
        <w:rPr>
          <w:rFonts w:eastAsia="SimSun"/>
          <w:color w:val="4F81BD" w:themeColor="accent1"/>
          <w:lang w:eastAsia="zh-CN"/>
        </w:rPr>
        <w:t>TCM formulas education</w:t>
      </w:r>
      <w:r w:rsidR="003B65BF">
        <w:rPr>
          <w:rFonts w:eastAsia="SimSun"/>
          <w:color w:val="4F81BD" w:themeColor="accent1"/>
          <w:lang w:eastAsia="zh-CN"/>
        </w:rPr>
        <w:t xml:space="preserve"> and analysis</w:t>
      </w:r>
      <w:r w:rsidR="005B40E3">
        <w:rPr>
          <w:rFonts w:eastAsia="SimSun"/>
          <w:color w:val="4F81BD" w:themeColor="accent1"/>
          <w:lang w:eastAsia="zh-CN"/>
        </w:rPr>
        <w:t xml:space="preserve"> methodology. </w:t>
      </w:r>
    </w:p>
    <w:p w14:paraId="7AFA3A68" w14:textId="77777777" w:rsidR="00065FDF" w:rsidRDefault="00065FDF">
      <w:pPr>
        <w:rPr>
          <w:b/>
        </w:rPr>
      </w:pPr>
    </w:p>
    <w:p w14:paraId="6C9FA2F6" w14:textId="751F0C95" w:rsidR="00065FDF" w:rsidRDefault="007C3805">
      <w:bookmarkStart w:id="7" w:name="Keywords"/>
      <w:bookmarkEnd w:id="7"/>
      <w:r>
        <w:rPr>
          <w:b/>
        </w:rPr>
        <w:t xml:space="preserve">Keywords: </w:t>
      </w:r>
      <w:r>
        <w:t>visua</w:t>
      </w:r>
      <w:r w:rsidR="004D0A6C">
        <w:t>lization</w:t>
      </w:r>
      <w:r>
        <w:t xml:space="preserve">; traditional Chinese herbal medicine formulas; multidimensional data; </w:t>
      </w:r>
    </w:p>
    <w:p w14:paraId="62CAC722" w14:textId="77777777" w:rsidR="00065FDF" w:rsidRDefault="00065FDF"/>
    <w:p w14:paraId="184645CF" w14:textId="49902C44" w:rsidR="00065FDF" w:rsidRDefault="007C3805">
      <w:pPr>
        <w:pStyle w:val="2"/>
      </w:pPr>
      <w:bookmarkStart w:id="8" w:name="Introduction"/>
      <w:bookmarkStart w:id="9" w:name="_Introduction_1"/>
      <w:bookmarkEnd w:id="8"/>
      <w:bookmarkEnd w:id="9"/>
      <w:r>
        <w:t>Introduction</w:t>
      </w:r>
    </w:p>
    <w:p w14:paraId="2FB771E0" w14:textId="366AB2F0" w:rsidR="00B8331F" w:rsidRDefault="00B8331F" w:rsidP="00B8331F">
      <w:r>
        <w:t xml:space="preserve">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w:t>
      </w:r>
      <w:del w:id="10" w:author="PengSuyuan" w:date="2022-07-19T16:14:00Z">
        <w:r w:rsidDel="00AA115A">
          <w:delText>prescription</w:delText>
        </w:r>
      </w:del>
      <w:ins w:id="11" w:author="PengSuyuan" w:date="2022-07-19T16:14:00Z">
        <w:r w:rsidR="00AA115A">
          <w:t>formula</w:t>
        </w:r>
      </w:ins>
      <w:r>
        <w:t xml:space="preserve">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1A5677A2" w:rsidR="00B8331F" w:rsidRDefault="00B8331F" w:rsidP="00B8331F">
      <w:r>
        <w:t xml:space="preserve">The traditional education method is to recite the classical medicine formulas in combination with expert medical </w:t>
      </w:r>
      <w:r w:rsidR="00D17D26" w:rsidRPr="00D17D26">
        <w:rPr>
          <w:rFonts w:ascii="Cambria" w:hAnsi="Cambria"/>
        </w:rPr>
        <w:t>[</w:t>
      </w:r>
      <w:r w:rsidR="00D17D26" w:rsidRPr="00D17D26">
        <w:rPr>
          <w:rFonts w:ascii="Cambria" w:hAnsi="Cambria"/>
        </w:rPr>
        <w:fldChar w:fldCharType="begin"/>
      </w:r>
      <w:r w:rsidR="00D17D26" w:rsidRPr="00D17D26">
        <w:rPr>
          <w:rFonts w:ascii="Cambria" w:hAnsi="Cambria"/>
        </w:rPr>
        <w:instrText xml:space="preserve"> REF BIB_zhongyijichulilun \* MERGEFORMAT </w:instrText>
      </w:r>
      <w:r w:rsidR="00D17D26" w:rsidRPr="00D17D26">
        <w:rPr>
          <w:rFonts w:ascii="Cambria" w:hAnsi="Cambria"/>
        </w:rPr>
        <w:fldChar w:fldCharType="separate"/>
      </w:r>
      <w:r w:rsidR="00BF57B8" w:rsidRPr="00BF57B8">
        <w:rPr>
          <w:rFonts w:ascii="Cambria" w:hAnsi="Cambria" w:cs="Times New Roman"/>
        </w:rPr>
        <w:t>38</w:t>
      </w:r>
      <w:r w:rsidR="00D17D26" w:rsidRPr="00D17D26">
        <w:rPr>
          <w:rFonts w:ascii="Cambria" w:hAnsi="Cambria"/>
        </w:rPr>
        <w:fldChar w:fldCharType="end"/>
      </w:r>
      <w:r w:rsidR="00D17D26" w:rsidRPr="00D17D26">
        <w:rPr>
          <w:rFonts w:ascii="Cambria" w:hAnsi="Cambria"/>
        </w:rPr>
        <w:t xml:space="preserve">, </w:t>
      </w:r>
      <w:r w:rsidR="00D17D26" w:rsidRPr="00D17D26">
        <w:rPr>
          <w:rFonts w:ascii="Cambria" w:hAnsi="Cambria"/>
        </w:rPr>
        <w:fldChar w:fldCharType="begin"/>
      </w:r>
      <w:r w:rsidR="00D17D26" w:rsidRPr="00D17D26">
        <w:rPr>
          <w:rFonts w:ascii="Cambria" w:hAnsi="Cambria"/>
        </w:rPr>
        <w:instrText xml:space="preserve"> REF BIB_zhongyaotextbook2004 \* MERGEFORMAT </w:instrText>
      </w:r>
      <w:r w:rsidR="00D17D26" w:rsidRPr="00D17D26">
        <w:rPr>
          <w:rFonts w:ascii="Cambria" w:hAnsi="Cambria"/>
        </w:rPr>
        <w:fldChar w:fldCharType="separate"/>
      </w:r>
      <w:r w:rsidR="00BF57B8" w:rsidRPr="00BF57B8">
        <w:rPr>
          <w:rFonts w:ascii="Cambria" w:hAnsi="Cambria" w:cs="Times New Roman"/>
        </w:rPr>
        <w:t>8</w:t>
      </w:r>
      <w:r w:rsidR="00D17D26" w:rsidRPr="00D17D26">
        <w:rPr>
          <w:rFonts w:ascii="Cambria" w:hAnsi="Cambria"/>
        </w:rPr>
        <w:fldChar w:fldCharType="end"/>
      </w:r>
      <w:r w:rsidR="00D17D26" w:rsidRPr="00D17D26">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sidR="00DE634C">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w:t>
      </w:r>
      <w:r w:rsidR="00C601D0">
        <w:lastRenderedPageBreak/>
        <w:t xml:space="preserve">three linked views: a medicine formula view, a medicine view with a dimensionality 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558E8966" w14:textId="77777777" w:rsidR="00B8331F" w:rsidRDefault="00B8331F" w:rsidP="00B8331F"/>
    <w:p w14:paraId="7B3B98AE" w14:textId="6971CCBC" w:rsidR="00B8331F" w:rsidRDefault="00B8331F">
      <w:r>
        <w:t>The usefulness of our method is demonstrated by two use cases of typical medicine formula</w:t>
      </w:r>
      <w:r w:rsidR="00BA249A">
        <w:t xml:space="preserve"> groups</w:t>
      </w:r>
      <w:r>
        <w:t xml:space="preserve">.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w:t>
      </w:r>
      <w:r w:rsidR="005207C8">
        <w:t>TCM formula composition theories</w:t>
      </w:r>
      <w:r w:rsidR="0013328F">
        <w:t>.</w:t>
      </w:r>
    </w:p>
    <w:p w14:paraId="6B15166E" w14:textId="77777777" w:rsidR="00B8331F" w:rsidRDefault="00B8331F"/>
    <w:p w14:paraId="368C196B" w14:textId="0BEF9C08" w:rsidR="00065FDF" w:rsidRDefault="007C3805">
      <w:r>
        <w:t>Table 1: Part of the original text-based medicine formula information summarized from the textbook Medicine Formulas (Tenth Edition)</w:t>
      </w:r>
      <w:r w:rsidR="00DE1DD6">
        <w:t xml:space="preserve"> </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SimSun" w:eastAsia="SimSun" w:hint="eastAsia"/>
              </w:rPr>
              <w:t>八珍汤</w:t>
            </w:r>
            <w:proofErr w:type="spellEnd"/>
          </w:p>
        </w:tc>
        <w:tc>
          <w:tcPr>
            <w:tcW w:w="6263" w:type="dxa"/>
          </w:tcPr>
          <w:p w14:paraId="246D7D05" w14:textId="77777777" w:rsidR="00065FDF" w:rsidRDefault="007C3805">
            <w:pPr>
              <w:rPr>
                <w:lang w:eastAsia="zh-CN"/>
              </w:rPr>
            </w:pPr>
            <w:r>
              <w:rPr>
                <w:rFonts w:ascii="SimSun" w:eastAsia="SimSun" w:hint="eastAsia"/>
                <w:color w:val="0000FF"/>
                <w:w w:val="95"/>
                <w:lang w:eastAsia="zh-CN"/>
              </w:rPr>
              <w:t>人参、熟地黄</w:t>
            </w:r>
            <w:r>
              <w:rPr>
                <w:rFonts w:ascii="SimSun" w:eastAsia="SimSun"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SimSun" w:eastAsia="SimSun" w:hint="eastAsia"/>
              </w:rPr>
              <w:t>参苓白术散</w:t>
            </w:r>
            <w:proofErr w:type="spellEnd"/>
          </w:p>
        </w:tc>
        <w:tc>
          <w:tcPr>
            <w:tcW w:w="6263" w:type="dxa"/>
          </w:tcPr>
          <w:p w14:paraId="65147C46" w14:textId="77777777" w:rsidR="00065FDF" w:rsidRDefault="007C3805">
            <w:pPr>
              <w:rPr>
                <w:lang w:eastAsia="zh-CN"/>
              </w:rPr>
            </w:pPr>
            <w:r>
              <w:rPr>
                <w:rFonts w:ascii="SimSun" w:eastAsia="SimSun" w:hint="eastAsia"/>
                <w:color w:val="0000FF"/>
                <w:w w:val="95"/>
                <w:lang w:eastAsia="zh-CN"/>
              </w:rPr>
              <w:t>人参、白术、茯苓</w:t>
            </w:r>
            <w:r>
              <w:rPr>
                <w:rFonts w:ascii="SimSun" w:eastAsia="SimSun"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SimSun" w:eastAsia="SimSun" w:hint="eastAsia"/>
              </w:rPr>
              <w:t>生脉散</w:t>
            </w:r>
            <w:proofErr w:type="spellEnd"/>
          </w:p>
        </w:tc>
        <w:tc>
          <w:tcPr>
            <w:tcW w:w="6263" w:type="dxa"/>
          </w:tcPr>
          <w:p w14:paraId="3351F982" w14:textId="77777777" w:rsidR="00065FDF" w:rsidRDefault="007C3805">
            <w:proofErr w:type="spellStart"/>
            <w:r>
              <w:rPr>
                <w:rFonts w:ascii="SimSun" w:eastAsia="SimSun" w:hint="eastAsia"/>
                <w:color w:val="0000FF"/>
                <w:w w:val="95"/>
              </w:rPr>
              <w:t>人参</w:t>
            </w:r>
            <w:r>
              <w:rPr>
                <w:rFonts w:ascii="SimSun" w:eastAsia="SimSun"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SimSun" w:eastAsia="SimSun" w:hint="eastAsia"/>
              </w:rPr>
              <w:t>四君子汤</w:t>
            </w:r>
            <w:proofErr w:type="spellEnd"/>
          </w:p>
        </w:tc>
        <w:tc>
          <w:tcPr>
            <w:tcW w:w="6263" w:type="dxa"/>
          </w:tcPr>
          <w:p w14:paraId="3BD1645C" w14:textId="77777777" w:rsidR="00065FDF" w:rsidRDefault="007C3805">
            <w:pPr>
              <w:rPr>
                <w:lang w:eastAsia="zh-CN"/>
              </w:rPr>
            </w:pPr>
            <w:r>
              <w:rPr>
                <w:rFonts w:ascii="SimSun" w:eastAsia="SimSun" w:hint="eastAsia"/>
                <w:color w:val="0000FF"/>
                <w:w w:val="95"/>
                <w:lang w:eastAsia="zh-CN"/>
              </w:rPr>
              <w:t>人参</w:t>
            </w:r>
            <w:r>
              <w:rPr>
                <w:rFonts w:ascii="SimSun" w:eastAsia="SimSun"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SimSun" w:eastAsia="SimSun" w:hint="eastAsia"/>
              </w:rPr>
              <w:t>大补阴丸</w:t>
            </w:r>
            <w:proofErr w:type="spellEnd"/>
          </w:p>
        </w:tc>
        <w:tc>
          <w:tcPr>
            <w:tcW w:w="6263" w:type="dxa"/>
          </w:tcPr>
          <w:p w14:paraId="5C678129" w14:textId="77777777" w:rsidR="00065FDF" w:rsidRDefault="007C3805">
            <w:pPr>
              <w:rPr>
                <w:lang w:eastAsia="zh-CN"/>
              </w:rPr>
            </w:pPr>
            <w:r>
              <w:rPr>
                <w:rFonts w:ascii="SimSun" w:eastAsia="SimSun" w:hint="eastAsia"/>
                <w:color w:val="0000FF"/>
                <w:w w:val="95"/>
                <w:lang w:eastAsia="zh-CN"/>
              </w:rPr>
              <w:t>熟地黄、龟甲</w:t>
            </w:r>
            <w:r>
              <w:rPr>
                <w:rFonts w:ascii="SimSun" w:eastAsia="SimSun"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SimSun" w:eastAsia="SimSun" w:hint="eastAsia"/>
              </w:rPr>
              <w:t>四物汤</w:t>
            </w:r>
            <w:proofErr w:type="spellEnd"/>
          </w:p>
        </w:tc>
        <w:tc>
          <w:tcPr>
            <w:tcW w:w="6263" w:type="dxa"/>
          </w:tcPr>
          <w:p w14:paraId="1A44C253" w14:textId="77777777" w:rsidR="00065FDF" w:rsidRDefault="007C3805">
            <w:pPr>
              <w:rPr>
                <w:lang w:eastAsia="zh-CN"/>
              </w:rPr>
            </w:pPr>
            <w:r>
              <w:rPr>
                <w:rFonts w:ascii="SimSun" w:eastAsia="SimSun" w:hint="eastAsia"/>
                <w:color w:val="0000FF"/>
                <w:w w:val="95"/>
                <w:lang w:eastAsia="zh-CN"/>
              </w:rPr>
              <w:t>熟地黄</w:t>
            </w:r>
            <w:r>
              <w:rPr>
                <w:rFonts w:ascii="SimSun" w:eastAsia="SimSun"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SimSun" w:eastAsia="SimSun" w:hint="eastAsia"/>
              </w:rPr>
              <w:t>地黄饮子</w:t>
            </w:r>
            <w:proofErr w:type="spellEnd"/>
          </w:p>
        </w:tc>
        <w:tc>
          <w:tcPr>
            <w:tcW w:w="6263" w:type="dxa"/>
          </w:tcPr>
          <w:p w14:paraId="5B1CC22B" w14:textId="77777777" w:rsidR="00065FDF" w:rsidRDefault="007C3805">
            <w:pPr>
              <w:rPr>
                <w:lang w:eastAsia="zh-CN"/>
              </w:rPr>
            </w:pPr>
            <w:r>
              <w:rPr>
                <w:rFonts w:ascii="SimSun" w:eastAsia="SimSun" w:hint="eastAsia"/>
                <w:color w:val="0000FF"/>
                <w:w w:val="95"/>
                <w:lang w:eastAsia="zh-CN"/>
              </w:rPr>
              <w:t>熟地黄、山茱萸、肉苁蓉、巴戟天</w:t>
            </w:r>
            <w:r>
              <w:rPr>
                <w:rFonts w:ascii="SimSun" w:eastAsia="SimSun" w:hint="eastAsia"/>
                <w:w w:val="95"/>
                <w:lang w:eastAsia="zh-CN"/>
              </w:rPr>
              <w:t>、麦冬、远志、生姜、附子、茯苓、大枣、五味子、石斛、石蒲、肉桂、薄荷</w:t>
            </w:r>
          </w:p>
        </w:tc>
      </w:tr>
    </w:tbl>
    <w:p w14:paraId="3883C1D1" w14:textId="2CE8689C" w:rsidR="00B8331F" w:rsidRDefault="007C3805" w:rsidP="00B8331F">
      <w:pPr>
        <w:pStyle w:val="2"/>
      </w:pPr>
      <w:bookmarkStart w:id="12" w:name="Methods"/>
      <w:bookmarkStart w:id="13" w:name="_Methods_1"/>
      <w:bookmarkEnd w:id="12"/>
      <w:bookmarkEnd w:id="13"/>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17B717E5"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A93D02">
        <w:rPr>
          <w:rFonts w:ascii="Microsoft YaHei" w:eastAsia="Microsoft YaHei" w:hAnsi="Microsoft YaHei" w:cs="Microsoft YaHei" w:hint="eastAsia"/>
        </w:rPr>
        <w:t>归经</w:t>
      </w:r>
      <w:proofErr w:type="spellEnd"/>
      <w:r>
        <w:t xml:space="preserve">) has been an important </w:t>
      </w:r>
      <w:r w:rsidR="004B049E">
        <w:t>part of</w:t>
      </w:r>
      <w:r>
        <w:t xml:space="preserve"> TCM research</w:t>
      </w:r>
      <w:r w:rsidR="00DE1DD6">
        <w:t xml:space="preserve"> </w:t>
      </w:r>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Microsoft YaHei" w:eastAsia="Microsoft YaHei" w:hAnsi="Microsoft YaHei" w:cs="Microsoft YaHei" w:hint="eastAsia"/>
        </w:rPr>
        <w:t>脏腑经络</w:t>
      </w:r>
      <w:proofErr w:type="spellEnd"/>
      <w:r>
        <w:t>) of the human body.</w:t>
      </w:r>
    </w:p>
    <w:p w14:paraId="661C673C" w14:textId="77777777" w:rsidR="004B049E" w:rsidRDefault="004B049E" w:rsidP="00B8331F"/>
    <w:p w14:paraId="29D96BF7" w14:textId="2E19B018" w:rsidR="00B8331F" w:rsidRDefault="004B049E" w:rsidP="00B8331F">
      <w:r>
        <w:t>Chinese herbal medicines can be divided into four properties (</w:t>
      </w:r>
      <w:proofErr w:type="spellStart"/>
      <w:r>
        <w:t>Siqi</w:t>
      </w:r>
      <w:proofErr w:type="spellEnd"/>
      <w:r>
        <w:t>) as cold (</w:t>
      </w:r>
      <w:r>
        <w:rPr>
          <w:rFonts w:hint="eastAsia"/>
        </w:rPr>
        <w:t>寒</w:t>
      </w:r>
      <w:r>
        <w:t>), hot (</w:t>
      </w:r>
      <w:r>
        <w:rPr>
          <w:rFonts w:ascii="Microsoft YaHei" w:eastAsia="Microsoft YaHei" w:hAnsi="Microsoft YaHei" w:cs="Microsoft YaHei" w:hint="eastAsia"/>
        </w:rPr>
        <w:t>热</w:t>
      </w:r>
      <w:r>
        <w:t>), warm (</w:t>
      </w:r>
      <w:r>
        <w:rPr>
          <w:rFonts w:hint="eastAsia"/>
        </w:rPr>
        <w:t>温</w:t>
      </w:r>
      <w:r>
        <w:t>), and cool (</w:t>
      </w:r>
      <w:r>
        <w:rPr>
          <w:rFonts w:hint="eastAsia"/>
        </w:rPr>
        <w:t>凉</w:t>
      </w:r>
      <w:r>
        <w:t xml:space="preserve">) according to their functions on the human body. </w:t>
      </w:r>
      <w:r w:rsidRPr="00AE57BE">
        <w:t>The</w:t>
      </w:r>
      <w:r>
        <w:t xml:space="preserve"> cold medicines generally have the role of heat-clearing and detoxifying (</w:t>
      </w:r>
      <w:proofErr w:type="spellStart"/>
      <w:r>
        <w:rPr>
          <w:rFonts w:hint="eastAsia"/>
        </w:rPr>
        <w:t>清</w:t>
      </w:r>
      <w:r>
        <w:rPr>
          <w:rFonts w:ascii="Microsoft YaHei" w:eastAsia="Microsoft YaHei" w:hAnsi="Microsoft YaHei" w:cs="Microsoft YaHei" w:hint="eastAsia"/>
        </w:rPr>
        <w:t>热</w:t>
      </w:r>
      <w:r>
        <w:rPr>
          <w:rFonts w:ascii="MS Mincho" w:eastAsia="MS Mincho" w:hAnsi="MS Mincho" w:cs="MS Mincho" w:hint="eastAsia"/>
        </w:rPr>
        <w:t>解毒</w:t>
      </w:r>
      <w:proofErr w:type="spellEnd"/>
      <w:r>
        <w:t>), which are used to treat febrile diseases. The warm medicines typically have the role of warming Yang(</w:t>
      </w:r>
      <w:r>
        <w:rPr>
          <w:rFonts w:ascii="SimSun" w:eastAsia="SimSun" w:hAnsi="SimSun" w:hint="eastAsia"/>
          <w:lang w:eastAsia="zh-CN"/>
        </w:rPr>
        <w:t>阳</w:t>
      </w:r>
      <w:r>
        <w:t>)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xml:space="preserve">), </w:t>
      </w:r>
      <w:r>
        <w:rPr>
          <w:rFonts w:hint="eastAsia"/>
        </w:rPr>
        <w:lastRenderedPageBreak/>
        <w:t>bitter(</w:t>
      </w:r>
      <w:r>
        <w:rPr>
          <w:rFonts w:hint="eastAsia"/>
        </w:rPr>
        <w:t>苦</w:t>
      </w:r>
      <w:r>
        <w:rPr>
          <w:rFonts w:hint="eastAsia"/>
        </w:rPr>
        <w:t>) and salty (</w:t>
      </w:r>
      <w:r>
        <w:rPr>
          <w:rFonts w:hint="eastAsia"/>
        </w:rPr>
        <w:t>咸</w:t>
      </w:r>
      <w:r>
        <w:rPr>
          <w:rFonts w:hint="eastAsia"/>
        </w:rPr>
        <w:t xml:space="preserve">). </w:t>
      </w:r>
      <w:r w:rsidRPr="00AE57BE">
        <w:t>The</w:t>
      </w:r>
      <w:r>
        <w:t xml:space="preserve"> </w:t>
      </w:r>
      <w:r w:rsidRPr="00AE57BE">
        <w:t>p</w:t>
      </w:r>
      <w:r>
        <w:rPr>
          <w:rFonts w:hint="eastAsia"/>
        </w:rPr>
        <w:t>ungent medicines</w:t>
      </w:r>
      <w:r>
        <w:t xml:space="preserve"> generally</w:t>
      </w:r>
      <w:r>
        <w:rPr>
          <w:rFonts w:hint="eastAsia"/>
        </w:rPr>
        <w:t xml:space="preserve"> taste spicy (such as ginger) or cool (such as mint and borneol), and are used to sweat and relieve Qi</w:t>
      </w:r>
      <w:r>
        <w:rPr>
          <w:rFonts w:ascii="SimSun" w:eastAsia="SimSun" w:hAnsi="SimSun"/>
          <w:lang w:eastAsia="zh-CN"/>
        </w:rPr>
        <w:t>(</w:t>
      </w:r>
      <w:r>
        <w:rPr>
          <w:rFonts w:ascii="SimSun" w:eastAsia="SimSun" w:hAnsi="SimSun" w:hint="eastAsia"/>
          <w:lang w:eastAsia="zh-CN"/>
        </w:rPr>
        <w:t>气</w:t>
      </w:r>
      <w:r>
        <w:rPr>
          <w:rFonts w:ascii="SimSun" w:eastAsia="SimSun" w:hAnsi="SimSun"/>
          <w:lang w:eastAsia="zh-CN"/>
        </w:rPr>
        <w:t>)</w:t>
      </w:r>
      <w:r>
        <w:rPr>
          <w:rFonts w:hint="eastAsia"/>
        </w:rPr>
        <w:t>. Sweet medicines typically taste sweet</w:t>
      </w:r>
      <w:r>
        <w:t xml:space="preserve">, for example, licorices and wheat. They have the effect of easing and nourishing. They are also used to reconcile medical properties. </w:t>
      </w:r>
      <w:r w:rsidRPr="00AE57BE">
        <w:t>The</w:t>
      </w:r>
      <w:r>
        <w:t xml:space="preserve"> sour medicines, such as black plum and gallnut, have an astringent effect and are used to stop sweating and diarrhea. The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on</w:t>
      </w:r>
      <w:r w:rsidR="00DE1DD6">
        <w:t xml:space="preserve"> </w:t>
      </w:r>
      <w:r w:rsidR="00B8331F">
        <w:t>[30].</w:t>
      </w:r>
    </w:p>
    <w:p w14:paraId="150FB5FB" w14:textId="77777777" w:rsidR="00B8331F" w:rsidRDefault="00B8331F" w:rsidP="00B8331F"/>
    <w:p w14:paraId="395A1F8C" w14:textId="04C0D298" w:rsidR="004B049E" w:rsidRDefault="004B049E" w:rsidP="004B049E">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w:t>
      </w:r>
      <w:del w:id="14" w:author="PengSuyuan" w:date="2022-07-19T16:14:00Z">
        <w:r w:rsidDel="00AA115A">
          <w:delText>prescription</w:delText>
        </w:r>
      </w:del>
      <w:ins w:id="15" w:author="PengSuyuan" w:date="2022-07-19T16:14:00Z">
        <w:r w:rsidR="00AA115A">
          <w:t>formula</w:t>
        </w:r>
      </w:ins>
      <w:r>
        <w:t xml:space="preserve">s. </w:t>
      </w:r>
      <w:proofErr w:type="spellStart"/>
      <w:r>
        <w:t>Junyao</w:t>
      </w:r>
      <w:proofErr w:type="spellEnd"/>
      <w:r>
        <w:t xml:space="preserve"> (</w:t>
      </w:r>
      <w:proofErr w:type="spellStart"/>
      <w:r>
        <w:rPr>
          <w:rFonts w:hint="eastAsia"/>
        </w:rPr>
        <w:t>君</w:t>
      </w:r>
      <w:r w:rsidRPr="004F3CDA">
        <w:rPr>
          <w:rFonts w:ascii="Microsoft YaHei" w:eastAsia="Microsoft YaHei" w:hAnsi="Microsoft YaHei" w:cs="Microsoft YaHei" w:hint="eastAsia"/>
        </w:rPr>
        <w:t>药</w:t>
      </w:r>
      <w:proofErr w:type="spellEnd"/>
      <w:r>
        <w:t xml:space="preserve">), or namely, sovereign medicines as used hereafter, play a major role against the main disease or syndrome. It is the primary medicine among the </w:t>
      </w:r>
      <w:del w:id="16" w:author="PengSuyuan" w:date="2022-07-19T16:14:00Z">
        <w:r w:rsidDel="00AA115A">
          <w:delText>prescription</w:delText>
        </w:r>
      </w:del>
      <w:ins w:id="17" w:author="PengSuyuan" w:date="2022-07-19T16:14:00Z">
        <w:r w:rsidR="00AA115A">
          <w:t>formula</w:t>
        </w:r>
      </w:ins>
      <w:r>
        <w:t xml:space="preserve">s. Texts in blue in Table 1 indicate </w:t>
      </w:r>
      <w:proofErr w:type="spellStart"/>
      <w:r>
        <w:t>Junyao</w:t>
      </w:r>
      <w:proofErr w:type="spellEnd"/>
      <w:r>
        <w:t xml:space="preserve"> in the corresponding formulas. </w:t>
      </w:r>
    </w:p>
    <w:p w14:paraId="0EA16D02" w14:textId="15D618B8" w:rsidR="008E7FF8" w:rsidRDefault="008E7FF8" w:rsidP="00B8331F"/>
    <w:p w14:paraId="61055C70" w14:textId="7F80BDE2" w:rsidR="008E7FF8" w:rsidRPr="005B40E3" w:rsidRDefault="005B40E3" w:rsidP="008E7FF8">
      <w:pPr>
        <w:rPr>
          <w:rFonts w:eastAsia="SimSun"/>
          <w:color w:val="FF0000"/>
          <w:lang w:eastAsia="zh-CN"/>
        </w:rPr>
      </w:pPr>
      <w:r>
        <w:rPr>
          <w:rFonts w:eastAsia="SimSun" w:hint="eastAsia"/>
          <w:color w:val="FF0000"/>
          <w:lang w:eastAsia="zh-CN"/>
        </w:rPr>
        <w:t>In</w:t>
      </w:r>
      <w:r>
        <w:rPr>
          <w:rFonts w:eastAsia="SimSun"/>
          <w:color w:val="FF0000"/>
          <w:lang w:eastAsia="zh-CN"/>
        </w:rPr>
        <w:t xml:space="preserve"> </w:t>
      </w:r>
      <w:r>
        <w:rPr>
          <w:rFonts w:eastAsia="SimSun" w:hint="eastAsia"/>
          <w:color w:val="FF0000"/>
          <w:lang w:eastAsia="zh-CN"/>
        </w:rPr>
        <w:t>t</w:t>
      </w:r>
      <w:r>
        <w:rPr>
          <w:rFonts w:eastAsia="SimSun"/>
          <w:color w:val="FF0000"/>
          <w:lang w:eastAsia="zh-CN"/>
        </w:rPr>
        <w:t>his work, t</w:t>
      </w:r>
      <w:r w:rsidRPr="000906AB">
        <w:rPr>
          <w:rFonts w:eastAsia="SimSun" w:hint="eastAsia"/>
          <w:color w:val="FF0000"/>
          <w:lang w:eastAsia="zh-CN"/>
        </w:rPr>
        <w:t xml:space="preserve">he medicine formulas data are extracted from the key medicine formulas in the textbook Medicine Formulas (Tenth </w:t>
      </w:r>
      <w:r w:rsidR="005D2B7E" w:rsidRPr="000906AB">
        <w:rPr>
          <w:rFonts w:eastAsia="SimSun"/>
          <w:color w:val="FF0000"/>
          <w:lang w:eastAsia="zh-CN"/>
        </w:rPr>
        <w:t>Edition)</w:t>
      </w:r>
      <w:r w:rsidR="005D2B7E" w:rsidRPr="000906AB">
        <w:rPr>
          <w:rFonts w:ascii="Cambria" w:eastAsia="SimSun" w:hAnsi="Cambria"/>
          <w:color w:val="FF0000"/>
          <w:lang w:eastAsia="zh-CN"/>
        </w:rPr>
        <w:t xml:space="preserve"> [</w:t>
      </w:r>
      <w:r w:rsidRPr="000906AB">
        <w:rPr>
          <w:rFonts w:ascii="Cambria" w:eastAsia="SimSun" w:hAnsi="Cambria"/>
          <w:color w:val="FF0000"/>
          <w:lang w:eastAsia="zh-CN"/>
        </w:rPr>
        <w:fldChar w:fldCharType="begin"/>
      </w:r>
      <w:r w:rsidRPr="000906AB">
        <w:rPr>
          <w:rFonts w:ascii="Cambria" w:eastAsia="SimSun" w:hAnsi="Cambria"/>
          <w:color w:val="FF0000"/>
          <w:lang w:eastAsia="zh-CN"/>
        </w:rPr>
        <w:instrText xml:space="preserve"> REF BIB_fangjixue \* MERGEFORMAT </w:instrText>
      </w:r>
      <w:r w:rsidRPr="000906AB">
        <w:rPr>
          <w:rFonts w:ascii="Cambria" w:eastAsia="SimSun" w:hAnsi="Cambria"/>
          <w:color w:val="FF0000"/>
          <w:lang w:eastAsia="zh-CN"/>
        </w:rPr>
        <w:fldChar w:fldCharType="separate"/>
      </w:r>
      <w:r w:rsidRPr="00BF57B8">
        <w:rPr>
          <w:rFonts w:ascii="Cambria" w:hAnsi="Cambria" w:cs="Times New Roman"/>
          <w:color w:val="FF0000"/>
        </w:rPr>
        <w:t>19</w:t>
      </w:r>
      <w:r w:rsidRPr="000906AB">
        <w:rPr>
          <w:rFonts w:ascii="Cambria" w:eastAsia="SimSun" w:hAnsi="Cambria"/>
          <w:color w:val="FF0000"/>
          <w:lang w:eastAsia="zh-CN"/>
        </w:rPr>
        <w:fldChar w:fldCharType="end"/>
      </w:r>
      <w:r w:rsidRPr="000906AB">
        <w:rPr>
          <w:rFonts w:ascii="Cambria" w:eastAsia="SimSun" w:hAnsi="Cambria"/>
          <w:color w:val="FF0000"/>
          <w:lang w:eastAsia="zh-CN"/>
        </w:rPr>
        <w:t>]</w:t>
      </w:r>
      <w:r w:rsidRPr="000906AB">
        <w:rPr>
          <w:rFonts w:eastAsia="SimSun" w:hint="eastAsia"/>
          <w:color w:val="FF0000"/>
          <w:lang w:eastAsia="zh-CN"/>
        </w:rPr>
        <w:t xml:space="preserve"> as shown in Table 1. The </w:t>
      </w:r>
      <w:proofErr w:type="spellStart"/>
      <w:r w:rsidRPr="000906AB">
        <w:rPr>
          <w:rFonts w:eastAsia="SimSun" w:hint="eastAsia"/>
          <w:color w:val="FF0000"/>
          <w:lang w:eastAsia="zh-CN"/>
        </w:rPr>
        <w:t>multidimensionial</w:t>
      </w:r>
      <w:proofErr w:type="spellEnd"/>
      <w:r w:rsidRPr="000906AB">
        <w:rPr>
          <w:rFonts w:eastAsia="SimSun" w:hint="eastAsia"/>
          <w:color w:val="FF0000"/>
          <w:lang w:eastAsia="zh-CN"/>
        </w:rPr>
        <w:t xml:space="preserve"> medicine attribute data are retrieved from the </w:t>
      </w:r>
      <w:proofErr w:type="spellStart"/>
      <w:r w:rsidRPr="000906AB">
        <w:rPr>
          <w:rFonts w:eastAsia="SimSun" w:hint="eastAsia"/>
          <w:color w:val="FF0000"/>
          <w:lang w:eastAsia="zh-CN"/>
        </w:rPr>
        <w:t>SymMap</w:t>
      </w:r>
      <w:proofErr w:type="spellEnd"/>
      <w:r w:rsidRPr="000906AB">
        <w:rPr>
          <w:rFonts w:eastAsia="SimSun" w:hint="eastAsia"/>
          <w:color w:val="FF0000"/>
          <w:lang w:eastAsia="zh-CN"/>
        </w:rPr>
        <w:t xml:space="preserve"> </w:t>
      </w:r>
      <w:proofErr w:type="gramStart"/>
      <w:r w:rsidRPr="000906AB">
        <w:rPr>
          <w:rFonts w:eastAsia="SimSun" w:hint="eastAsia"/>
          <w:color w:val="FF0000"/>
          <w:lang w:eastAsia="zh-CN"/>
        </w:rPr>
        <w:t>database</w:t>
      </w:r>
      <w:r w:rsidRPr="000906AB">
        <w:rPr>
          <w:rFonts w:ascii="Cambria" w:eastAsia="SimSun" w:hAnsi="Cambria"/>
          <w:color w:val="FF0000"/>
          <w:lang w:eastAsia="zh-CN"/>
        </w:rPr>
        <w:t>[</w:t>
      </w:r>
      <w:proofErr w:type="gramEnd"/>
      <w:r w:rsidRPr="000906AB">
        <w:rPr>
          <w:rFonts w:ascii="Cambria" w:eastAsia="SimSun" w:hAnsi="Cambria"/>
          <w:color w:val="FF0000"/>
          <w:lang w:eastAsia="zh-CN"/>
        </w:rPr>
        <w:fldChar w:fldCharType="begin"/>
      </w:r>
      <w:r w:rsidRPr="000906AB">
        <w:rPr>
          <w:rFonts w:ascii="Cambria" w:eastAsia="SimSun" w:hAnsi="Cambria"/>
          <w:color w:val="FF0000"/>
          <w:lang w:eastAsia="zh-CN"/>
        </w:rPr>
        <w:instrText xml:space="preserve"> REF BIB_wu2019 \* MERGEFORMAT </w:instrText>
      </w:r>
      <w:r w:rsidRPr="000906AB">
        <w:rPr>
          <w:rFonts w:ascii="Cambria" w:eastAsia="SimSun" w:hAnsi="Cambria"/>
          <w:color w:val="FF0000"/>
          <w:lang w:eastAsia="zh-CN"/>
        </w:rPr>
        <w:fldChar w:fldCharType="separate"/>
      </w:r>
      <w:r w:rsidRPr="00BF57B8">
        <w:rPr>
          <w:rFonts w:ascii="Cambria" w:hAnsi="Cambria" w:cs="Times New Roman"/>
          <w:color w:val="FF0000"/>
        </w:rPr>
        <w:t>41</w:t>
      </w:r>
      <w:r w:rsidRPr="000906AB">
        <w:rPr>
          <w:rFonts w:ascii="Cambria" w:eastAsia="SimSun" w:hAnsi="Cambria"/>
          <w:color w:val="FF0000"/>
          <w:lang w:eastAsia="zh-CN"/>
        </w:rPr>
        <w:fldChar w:fldCharType="end"/>
      </w:r>
      <w:r w:rsidRPr="000906AB">
        <w:rPr>
          <w:rFonts w:ascii="Cambria" w:eastAsia="SimSun" w:hAnsi="Cambria"/>
          <w:color w:val="FF0000"/>
          <w:lang w:eastAsia="zh-CN"/>
        </w:rPr>
        <w:t>]</w:t>
      </w:r>
      <w:r w:rsidRPr="000906AB">
        <w:rPr>
          <w:rFonts w:eastAsia="SimSun" w:hint="eastAsia"/>
          <w:color w:val="FF0000"/>
          <w:lang w:eastAsia="zh-CN"/>
        </w:rPr>
        <w:t>.</w:t>
      </w:r>
      <w:r>
        <w:rPr>
          <w:rFonts w:eastAsia="SimSun" w:hint="eastAsia"/>
          <w:color w:val="FF0000"/>
          <w:lang w:eastAsia="zh-CN"/>
        </w:rPr>
        <w:t xml:space="preserve"> </w:t>
      </w:r>
      <w:r>
        <w:rPr>
          <w:color w:val="FF0000"/>
        </w:rPr>
        <w:t>Here,</w:t>
      </w:r>
      <w:r w:rsidR="008E7FF8" w:rsidRPr="000906AB">
        <w:rPr>
          <w:color w:val="FF0000"/>
        </w:rPr>
        <w:t xml:space="preserve"> the </w:t>
      </w:r>
      <w:proofErr w:type="spellStart"/>
      <w:r w:rsidR="008E7FF8" w:rsidRPr="000906AB">
        <w:rPr>
          <w:color w:val="FF0000"/>
        </w:rPr>
        <w:t>Siqi</w:t>
      </w:r>
      <w:proofErr w:type="spellEnd"/>
      <w:r w:rsidR="008E7FF8" w:rsidRPr="000906AB">
        <w:rPr>
          <w:color w:val="FF0000"/>
        </w:rPr>
        <w:t xml:space="preserve"> and </w:t>
      </w:r>
      <w:proofErr w:type="spellStart"/>
      <w:r w:rsidR="008E7FF8" w:rsidRPr="000906AB">
        <w:rPr>
          <w:color w:val="FF0000"/>
        </w:rPr>
        <w:t>Wuwei</w:t>
      </w:r>
      <w:proofErr w:type="spellEnd"/>
      <w:r w:rsidR="008E7FF8" w:rsidRPr="000906AB">
        <w:rPr>
          <w:color w:val="FF0000"/>
        </w:rPr>
        <w:t xml:space="preserve"> properties are represented as </w:t>
      </w:r>
      <w:r w:rsidR="008727A0" w:rsidRPr="000906AB">
        <w:rPr>
          <w:color w:val="FF0000"/>
        </w:rPr>
        <w:t>23</w:t>
      </w:r>
      <w:r w:rsidR="008E7FF8" w:rsidRPr="000906AB">
        <w:rPr>
          <w:color w:val="FF0000"/>
        </w:rPr>
        <w:t>-dimensional vectors, respectively.</w:t>
      </w:r>
      <w:r>
        <w:rPr>
          <w:color w:val="FF0000"/>
        </w:rPr>
        <w:t xml:space="preserve"> </w:t>
      </w:r>
    </w:p>
    <w:p w14:paraId="6079B78F" w14:textId="77777777" w:rsidR="00B8331F" w:rsidRPr="00B8331F" w:rsidRDefault="00B8331F" w:rsidP="00B8331F"/>
    <w:p w14:paraId="4E4E730C" w14:textId="2EDFF698"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6103FD42" w14:textId="77777777" w:rsidR="004B049E" w:rsidRPr="004B049E" w:rsidRDefault="004B049E" w:rsidP="004B049E">
      <w:pPr>
        <w:rPr>
          <w:lang w:eastAsia="zh-CN"/>
        </w:rPr>
      </w:pPr>
    </w:p>
    <w:p w14:paraId="78173F2F" w14:textId="77777777" w:rsidR="004B049E" w:rsidRDefault="004B049E" w:rsidP="004B049E">
      <w:r>
        <w:t xml:space="preserve">Our work aims to devise a method that supports the joint visualization of medicine formulas and the attributes of corresponding drugs. The visual design should support the comparison of formulas and drugs and also facilitate the classification of medicines based on their </w:t>
      </w:r>
      <w:proofErr w:type="spellStart"/>
      <w:r>
        <w:t>SiqiWuwei</w:t>
      </w:r>
      <w:proofErr w:type="spellEnd"/>
      <w:r>
        <w:t xml:space="preserve"> properties.  Visualization and TCM experts work closely together to analyze the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090182E3" w:rsidR="006F6686" w:rsidRDefault="006F6686" w:rsidP="006F6686">
      <w:r>
        <w:t xml:space="preserve">Our method is the result of an iterative development process with quick prototypes. Prototypes were realized based on the requirements and proposed to the TCM </w:t>
      </w:r>
      <w:r>
        <w:lastRenderedPageBreak/>
        <w:t xml:space="preserve">expert </w:t>
      </w:r>
      <w:r w:rsidR="000906AB">
        <w:t xml:space="preserve">(one of the authors) </w:t>
      </w:r>
      <w:r>
        <w:t>and improvements were made given the feedback of the TCM expert.</w:t>
      </w:r>
    </w:p>
    <w:p w14:paraId="3781AE52" w14:textId="6E1213CD" w:rsidR="006F6686" w:rsidRPr="006F6686" w:rsidRDefault="006F6686" w:rsidP="006F6686"/>
    <w:p w14:paraId="5DA1EFED" w14:textId="2929A8BC" w:rsidR="00065FDF" w:rsidRDefault="007C3805">
      <w:pPr>
        <w:rPr>
          <w:rFonts w:eastAsia="SimSun"/>
          <w:lang w:eastAsia="zh-CN"/>
        </w:rPr>
      </w:pPr>
      <w:r>
        <w:t xml:space="preserve">The workflow of our method is shown in Figure </w:t>
      </w:r>
      <w:hyperlink w:anchor="_bookmark3" w:history="1">
        <w:r w:rsidR="007E7887">
          <w:t>1</w:t>
        </w:r>
        <w:r>
          <w:t xml:space="preserve">: </w:t>
        </w:r>
      </w:hyperlink>
      <w:r>
        <w:t>the medicine formulas information and the multidimensional medicine attribute data</w:t>
      </w:r>
      <w:r>
        <w:rPr>
          <w:spacing w:val="1"/>
        </w:rPr>
        <w:t xml:space="preserve"> </w:t>
      </w:r>
      <w:r>
        <w:t>are prepared as the input</w:t>
      </w:r>
      <w:r w:rsidR="007E7887">
        <w:t>;</w:t>
      </w:r>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SimSun" w:hint="eastAsia"/>
          <w:lang w:eastAsia="zh-CN"/>
        </w:rPr>
        <w:t xml:space="preserve"> with a tree layout using our similarity-based layout algorithm and is visualized as an icicle plot</w:t>
      </w:r>
      <w:r w:rsidR="007E7887">
        <w:rPr>
          <w:rFonts w:eastAsia="SimSun"/>
          <w:lang w:eastAsia="zh-CN"/>
        </w:rPr>
        <w:t xml:space="preserve">; </w:t>
      </w:r>
      <w:r>
        <w:rPr>
          <w:rFonts w:eastAsia="SimSun" w:hint="eastAsia"/>
          <w:lang w:eastAsia="zh-CN"/>
        </w:rPr>
        <w:t>next, colors are designed for medicines using our perceptual-guided data-driven color encoding method</w:t>
      </w:r>
      <w:r w:rsidR="007E7887">
        <w:rPr>
          <w:rFonts w:eastAsia="SimSun"/>
          <w:lang w:eastAsia="zh-CN"/>
        </w:rPr>
        <w:t>.</w:t>
      </w:r>
    </w:p>
    <w:p w14:paraId="287E4325" w14:textId="77777777" w:rsidR="00065FDF" w:rsidRDefault="00065FDF">
      <w:pPr>
        <w:jc w:val="center"/>
        <w:rPr>
          <w:rFonts w:eastAsia="SimSun"/>
          <w:lang w:eastAsia="zh-CN"/>
        </w:rPr>
      </w:pPr>
    </w:p>
    <w:p w14:paraId="0EE2B970" w14:textId="77777777" w:rsidR="00065FDF" w:rsidRDefault="007C3805">
      <w:pPr>
        <w:jc w:val="center"/>
        <w:rPr>
          <w:rFonts w:eastAsia="SimSun"/>
          <w:lang w:eastAsia="zh-CN"/>
        </w:rPr>
      </w:pPr>
      <w:r>
        <w:rPr>
          <w:rFonts w:eastAsia="SimSun"/>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461665" cy="1478443"/>
                    </a:xfrm>
                    <a:prstGeom prst="rect">
                      <a:avLst/>
                    </a:prstGeom>
                  </pic:spPr>
                </pic:pic>
              </a:graphicData>
            </a:graphic>
          </wp:inline>
        </w:drawing>
      </w:r>
    </w:p>
    <w:p w14:paraId="2AF0ACBE" w14:textId="58D4B082" w:rsidR="00065FDF" w:rsidRDefault="007C3805">
      <w:pPr>
        <w:jc w:val="center"/>
        <w:rPr>
          <w:rFonts w:eastAsia="SimSun"/>
          <w:lang w:eastAsia="zh-CN"/>
        </w:rPr>
      </w:pPr>
      <w:r>
        <w:t>Fig.</w:t>
      </w:r>
      <w:r>
        <w:rPr>
          <w:spacing w:val="-6"/>
        </w:rPr>
        <w:t xml:space="preserve"> </w:t>
      </w:r>
      <w:r w:rsidR="007E7887">
        <w:t>1</w:t>
      </w:r>
      <w:r>
        <w:t>:</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4B522F12"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DE1DD6">
        <w:t>M=</w:t>
      </w:r>
      <w:r w:rsidR="00C601D0" w:rsidRPr="00DE1DD6">
        <w:t>23</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8.85pt" o:ole="">
            <v:imagedata r:id="rId9" o:title=""/>
          </v:shape>
          <o:OLEObject Type="Embed" ProgID="Equation.DSMT4" ShapeID="_x0000_i1025" DrawAspect="Content" ObjectID="_1719770344"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85pt;height:18.85pt" o:ole="">
            <v:imagedata r:id="rId11" o:title=""/>
          </v:shape>
          <o:OLEObject Type="Embed" ProgID="Equation.DSMT4" ShapeID="_x0000_i1026" DrawAspect="Content" ObjectID="_1719770345"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3087F1D4" w:rsidR="00065FDF" w:rsidRPr="00D52BA9" w:rsidRDefault="007C3805">
      <w:pPr>
        <w:rPr>
          <w:color w:val="FF0000"/>
        </w:rPr>
      </w:pPr>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t xml:space="preserve">is used for its structure preservation ability and computational efficiency. </w:t>
      </w:r>
      <w:del w:id="18" w:author="Liang Zhou" w:date="2022-07-19T21:02:00Z">
        <w:r w:rsidRPr="00D52BA9" w:rsidDel="00AE663A">
          <w:rPr>
            <w:color w:val="FF0000"/>
          </w:rPr>
          <w:delText xml:space="preserve">The scatterplot of medicines in the dimensionality-reduced space is shown in Figure </w:delText>
        </w:r>
        <w:r w:rsidR="00000000" w:rsidDel="00AE663A">
          <w:fldChar w:fldCharType="begin"/>
        </w:r>
        <w:r w:rsidR="00000000" w:rsidDel="00AE663A">
          <w:delInstrText xml:space="preserve"> HYPERLINK \l "_bookmark0" </w:delInstrText>
        </w:r>
        <w:r w:rsidR="00000000" w:rsidDel="00AE663A">
          <w:fldChar w:fldCharType="separate"/>
        </w:r>
        <w:r w:rsidRPr="00D52BA9" w:rsidDel="00AE663A">
          <w:rPr>
            <w:color w:val="FF0000"/>
          </w:rPr>
          <w:delText>1(left).</w:delText>
        </w:r>
        <w:r w:rsidR="00000000" w:rsidDel="00AE663A">
          <w:rPr>
            <w:color w:val="FF0000"/>
          </w:rPr>
          <w:fldChar w:fldCharType="end"/>
        </w:r>
      </w:del>
    </w:p>
    <w:p w14:paraId="3FED0622" w14:textId="77777777" w:rsidR="00D52BA9" w:rsidRDefault="00D52BA9"/>
    <w:p w14:paraId="18448B97" w14:textId="1CFF9B61" w:rsidR="00065FDF" w:rsidRDefault="007C3805">
      <w:r>
        <w:t>The distance between medicines is the basis of our subsequent similarity-based layout computation and visualization. We</w:t>
      </w:r>
      <w:r>
        <w:rPr>
          <w:rFonts w:eastAsia="SimSun"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9" w:name="_bookmark6"/>
      <w:bookmarkEnd w:id="19"/>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55pt;height:20pt" o:ole="">
            <v:imagedata r:id="rId13" o:title=""/>
          </v:shape>
          <o:OLEObject Type="Embed" ProgID="Equation.DSMT4" ShapeID="_x0000_i1027" DrawAspect="Content" ObjectID="_1719770346"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20" w:name="Icicle_Plot_with_Similarity-Based_Tree_L"/>
      <w:bookmarkStart w:id="21" w:name="_bookmark7"/>
      <w:bookmarkEnd w:id="20"/>
      <w:bookmarkEnd w:id="21"/>
    </w:p>
    <w:p w14:paraId="74D28DA7" w14:textId="45B1722E" w:rsidR="007316C7" w:rsidRDefault="008D5429" w:rsidP="007316C7">
      <w:pPr>
        <w:pStyle w:val="3"/>
      </w:pPr>
      <w:r>
        <w:lastRenderedPageBreak/>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28BEDD1A" w14:textId="77777777" w:rsidR="00105DBA" w:rsidRDefault="00105DBA" w:rsidP="00105DBA">
      <w:r>
        <w:t>Typically, a dozen formulas and even more herbal medicines are involved in a category of formulas. From a set visualization perspective, both the number of sets and set elements are large; therefore, it requires a suitable visualization that scales well and is easy to understand.</w:t>
      </w:r>
    </w:p>
    <w:p w14:paraId="47F13E7B" w14:textId="0CF6C695" w:rsidR="00C1239A" w:rsidRDefault="00C1239A"/>
    <w:p w14:paraId="5CA86CD2" w14:textId="4463A0B6" w:rsidR="00105DBA" w:rsidRDefault="00105DBA" w:rsidP="00105DBA">
      <w:pPr>
        <w:rPr>
          <w:rFonts w:eastAsia="SimSun"/>
          <w:lang w:eastAsia="zh-CN"/>
        </w:rPr>
      </w:pPr>
      <w:r>
        <w:t xml:space="preserve">We performed an evaluation of popular sets visualization techniques for the design of a proper set visualization method in an informal domain </w:t>
      </w:r>
      <w:proofErr w:type="gramStart"/>
      <w:r>
        <w:t>expert(</w:t>
      </w:r>
      <w:proofErr w:type="gramEnd"/>
      <w:r>
        <w:t>SP).</w:t>
      </w:r>
      <w:r>
        <w:rPr>
          <w:rFonts w:hint="eastAsia"/>
        </w:rPr>
        <w:t xml:space="preserve"> </w:t>
      </w:r>
      <w:r w:rsidRPr="009D291D">
        <w:t xml:space="preserve">Figures of </w:t>
      </w:r>
      <w:proofErr w:type="gramStart"/>
      <w:r w:rsidRPr="009D291D">
        <w:t>a</w:t>
      </w:r>
      <w:r>
        <w:t>n</w:t>
      </w:r>
      <w:proofErr w:type="gramEnd"/>
      <w:r w:rsidRPr="009D291D">
        <w:t xml:space="preserve"> Euler diagram, a node-link diagram, and matrix-based methods </w:t>
      </w:r>
      <w:r>
        <w:t>included in a set visualization survey paper</w:t>
      </w:r>
      <w:r w:rsidRPr="009D291D">
        <w:t xml:space="preserve">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Pr="009D291D">
        <w:t>were shown to the TCM expert. The expert was asked to rank the feasibility of these methods for medicine formulas visualization based on the scalability, the ease of understanding, and the support of comparison.</w:t>
      </w:r>
      <w:r>
        <w:t xml:space="preserve"> </w:t>
      </w:r>
      <w:r>
        <w:rPr>
          <w:rFonts w:eastAsia="SimSun" w:hint="eastAsia"/>
          <w:lang w:eastAsia="zh-CN"/>
        </w:rPr>
        <w:t>T</w:t>
      </w:r>
      <w:r>
        <w:rPr>
          <w:rFonts w:eastAsia="SimSun"/>
          <w:lang w:eastAsia="zh-CN"/>
        </w:rPr>
        <w:t>he matrix-based method is ranked first by the TCM expert, followed by the node-link diagram, the Euler diagram, and the overlay. The expert found that the matrix-based method is easy to understand and scales to a large number of sets and set elements. However, she was concerned about the compactness of this method as the matrix is typically large but sparse for medicine formulas data. Also, she found it difficult to trace elements of a set and compare sets if the matrix is large.</w:t>
      </w:r>
      <w:r>
        <w:t xml:space="preserve"> </w:t>
      </w:r>
      <w:r>
        <w:rPr>
          <w:rFonts w:eastAsia="SimSun"/>
          <w:lang w:eastAsia="zh-CN"/>
        </w:rPr>
        <w:t xml:space="preserve">For the node-link diagram, the expert found it easier to understand than the matrix, but the crossings of links make tracing difficult for a large number of sets. </w:t>
      </w:r>
    </w:p>
    <w:p w14:paraId="3D193996" w14:textId="77777777" w:rsidR="00105DBA" w:rsidRPr="00DE634C" w:rsidRDefault="00105DBA" w:rsidP="00105DBA"/>
    <w:p w14:paraId="5AB6F8AB" w14:textId="77777777" w:rsidR="00105DBA" w:rsidRDefault="00105DBA" w:rsidP="00105DBA">
      <w:pPr>
        <w:rPr>
          <w:rFonts w:eastAsia="SimSun"/>
          <w:lang w:eastAsia="zh-CN"/>
        </w:rPr>
      </w:pPr>
      <w:bookmarkStart w:id="22" w:name="Icicle_Plot_of_Medicine_Formulas"/>
      <w:bookmarkEnd w:id="22"/>
      <w:r>
        <w:rPr>
          <w:rFonts w:eastAsia="SimSun"/>
          <w:lang w:eastAsia="zh-CN"/>
        </w:rPr>
        <w:t xml:space="preserve">The expert preferred the intuitiveness of the Euler diagram and the overlay. However, they did not scale well for the number of sets. Especially, overlapping sets, typically the case of medicine formulas data as formulas in a category, share the </w:t>
      </w:r>
      <w:r>
        <w:rPr>
          <w:rFonts w:eastAsia="SimSun" w:hint="eastAsia"/>
          <w:lang w:eastAsia="zh-CN"/>
        </w:rPr>
        <w:t>same</w:t>
      </w:r>
      <w:r>
        <w:rPr>
          <w:rFonts w:eastAsia="SimSun"/>
          <w:lang w:eastAsia="zh-CN"/>
        </w:rPr>
        <w:t xml:space="preserve"> medicines quickly makes these methods unusable. Therefore, the expert considered the Euler diagram and the overlay infeasible for our case.</w:t>
      </w:r>
    </w:p>
    <w:p w14:paraId="386EAEE2" w14:textId="77777777" w:rsidR="00105DBA" w:rsidRDefault="00105DBA" w:rsidP="00105DBA">
      <w:pPr>
        <w:rPr>
          <w:rFonts w:eastAsia="SimSun"/>
          <w:lang w:eastAsia="zh-CN"/>
        </w:rPr>
      </w:pPr>
    </w:p>
    <w:p w14:paraId="0937EA1F" w14:textId="77777777" w:rsidR="00105DBA" w:rsidRDefault="00105DBA" w:rsidP="00105DBA">
      <w:r>
        <w:rPr>
          <w:rFonts w:eastAsia="SimSun"/>
          <w:lang w:eastAsia="zh-CN"/>
        </w:rPr>
        <w:t>We devised a sparse matrix-based method based on the evaluation to</w:t>
      </w:r>
      <w:r>
        <w:rPr>
          <w:rFonts w:eastAsia="SimSun" w:hint="eastAsia"/>
          <w:lang w:eastAsia="zh-CN"/>
        </w:rPr>
        <w:t xml:space="preserve"> </w:t>
      </w:r>
      <w:r>
        <w:t>show formulas and corresponding medicines to meet requirements R1 and R2. To support the analysis of overlapping medicines within formulas, a co-occurrence matrix view is used to complement the formulas view.</w:t>
      </w:r>
    </w:p>
    <w:p w14:paraId="7DFB0323" w14:textId="02320F8B" w:rsidR="00065FDF" w:rsidRDefault="00A20CA2">
      <w:pPr>
        <w:pStyle w:val="4"/>
      </w:pPr>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represented as a collection of formula columns of their corresponding medicine rows</w:t>
      </w:r>
      <w:r w:rsidR="009B58BF">
        <w:t xml:space="preserve">. This representation is similar to an icicle plot for hierarchy visualization. </w:t>
      </w:r>
      <w:r>
        <w:t>I</w:t>
      </w:r>
      <w:r w:rsidR="009B58BF">
        <w:t xml:space="preserve">t has </w:t>
      </w:r>
      <w:r>
        <w:t xml:space="preserve">the </w:t>
      </w:r>
      <w:r w:rsidR="009B58BF">
        <w:t>potential to support comparison of similar 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61E5B26C" w:rsidR="00065FDF" w:rsidRDefault="007C3805">
      <w:r>
        <w:lastRenderedPageBreak/>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rsidR="00D52BA9">
          <w:t>2</w:t>
        </w:r>
      </w:hyperlink>
      <w:r>
        <w:t xml:space="preserve"> and </w:t>
      </w:r>
      <w:hyperlink w:anchor="_bookmark10" w:history="1">
        <w:r w:rsidR="00D52BA9">
          <w:t>3</w:t>
        </w:r>
        <w:r>
          <w:t>.</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SimSun"/>
          <w:lang w:eastAsia="zh-CN"/>
        </w:rPr>
      </w:pPr>
      <w:r>
        <w:rPr>
          <w:rFonts w:eastAsia="SimSun"/>
          <w:lang w:eastAsia="zh-CN"/>
        </w:rPr>
        <w:t xml:space="preserve">                                                              (b)</w:t>
      </w:r>
    </w:p>
    <w:p w14:paraId="77D98D56" w14:textId="2C1C75E5" w:rsidR="00065FDF" w:rsidRDefault="007C3805">
      <w:pPr>
        <w:rPr>
          <w:rFonts w:eastAsia="SimSun"/>
          <w:lang w:eastAsia="zh-CN"/>
        </w:rPr>
      </w:pPr>
      <w:r>
        <w:rPr>
          <w:rFonts w:eastAsia="SimSun"/>
          <w:lang w:eastAsia="zh-CN"/>
        </w:rPr>
        <w:t xml:space="preserve">Fig. </w:t>
      </w:r>
      <w:r w:rsidR="00D52BA9">
        <w:rPr>
          <w:rFonts w:eastAsia="SimSun"/>
          <w:lang w:eastAsia="zh-CN"/>
        </w:rPr>
        <w:t>2</w:t>
      </w:r>
      <w:r>
        <w:rPr>
          <w:rFonts w:eastAsia="SimSun"/>
          <w:lang w:eastAsia="zh-CN"/>
        </w:rPr>
        <w:t>:</w:t>
      </w:r>
      <w:r w:rsidR="00D52BA9">
        <w:rPr>
          <w:rFonts w:eastAsia="SimSun"/>
          <w:lang w:eastAsia="zh-CN"/>
        </w:rPr>
        <w:t xml:space="preserve"> </w:t>
      </w:r>
      <w:r>
        <w:rPr>
          <w:rFonts w:eastAsia="SimSun"/>
          <w:lang w:eastAsia="zh-CN"/>
        </w:rPr>
        <w:t>Icicle plots with (a) the original order of medicine formulas data and (b) our similarity-based layout.</w:t>
      </w:r>
    </w:p>
    <w:p w14:paraId="7010049D" w14:textId="77777777" w:rsidR="00065FDF" w:rsidRDefault="007C3805">
      <w:pPr>
        <w:jc w:val="center"/>
        <w:rPr>
          <w:rFonts w:eastAsia="SimSun"/>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E6D9137" w:rsidR="00065FDF" w:rsidRDefault="007C3805">
      <w:pPr>
        <w:rPr>
          <w:lang w:eastAsia="zh-CN"/>
        </w:rPr>
      </w:pPr>
      <w:r>
        <w:rPr>
          <w:lang w:eastAsia="zh-CN"/>
        </w:rPr>
        <w:t xml:space="preserve">Fig. </w:t>
      </w:r>
      <w:r w:rsidR="00D52BA9">
        <w:rPr>
          <w:lang w:eastAsia="zh-CN"/>
        </w:rPr>
        <w:t>3</w:t>
      </w:r>
      <w:r>
        <w:rPr>
          <w:lang w:eastAsia="zh-CN"/>
        </w:rPr>
        <w:t>: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SimSun"/>
          <w:lang w:eastAsia="zh-CN"/>
        </w:rPr>
      </w:pPr>
    </w:p>
    <w:p w14:paraId="2F146319" w14:textId="7847B90A" w:rsidR="00065FDF" w:rsidRDefault="007C3805">
      <w:pPr>
        <w:rPr>
          <w:lang w:eastAsia="zh-CN"/>
        </w:rPr>
      </w:pPr>
      <w:r>
        <w:rPr>
          <w:lang w:eastAsia="zh-CN"/>
        </w:rPr>
        <w:t xml:space="preserve">In our design, sovereign medicines are highlighted and treated differently than other medicines to meet requirement R3. As shown in Figure </w:t>
      </w:r>
      <w:r w:rsidR="00D52BA9">
        <w:rPr>
          <w:lang w:eastAsia="zh-CN"/>
        </w:rPr>
        <w:t>3</w:t>
      </w:r>
      <w:r>
        <w:rPr>
          <w:lang w:eastAsia="zh-CN"/>
        </w:rPr>
        <w:t>,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r w:rsidR="00105DBA">
        <w:rPr>
          <w:lang w:eastAsia="zh-CN"/>
        </w:rPr>
        <w:t>Ginseng</w:t>
      </w:r>
      <w:r>
        <w:rPr>
          <w:rFonts w:hint="eastAsia"/>
          <w:lang w:eastAsia="zh-CN"/>
        </w:rPr>
        <w:t xml:space="preserve"> (</w:t>
      </w:r>
      <w:r>
        <w:rPr>
          <w:rFonts w:hint="eastAsia"/>
          <w:lang w:eastAsia="zh-CN"/>
        </w:rPr>
        <w:t>人参</w:t>
      </w:r>
      <w:r>
        <w:rPr>
          <w:rFonts w:hint="eastAsia"/>
          <w:lang w:eastAsia="zh-CN"/>
        </w:rPr>
        <w:t xml:space="preserve">) as seen in Figure </w:t>
      </w:r>
      <w:r w:rsidR="00D52BA9">
        <w:rPr>
          <w:lang w:eastAsia="zh-CN"/>
        </w:rPr>
        <w:t>3</w:t>
      </w:r>
      <w:r>
        <w:rPr>
          <w:rFonts w:hint="eastAsia"/>
          <w:lang w:eastAsia="zh-CN"/>
        </w:rPr>
        <w:t>.</w:t>
      </w:r>
    </w:p>
    <w:p w14:paraId="6B50737E" w14:textId="77777777" w:rsidR="00982654" w:rsidRDefault="00982654">
      <w:pPr>
        <w:rPr>
          <w:lang w:eastAsia="zh-CN"/>
        </w:rPr>
      </w:pPr>
    </w:p>
    <w:p w14:paraId="3C2A831C" w14:textId="41D318A4" w:rsidR="00065FDF" w:rsidRDefault="007C3805">
      <w:pPr>
        <w:rPr>
          <w:lang w:eastAsia="zh-CN"/>
        </w:rPr>
      </w:pPr>
      <w:r>
        <w:rPr>
          <w:lang w:eastAsia="zh-CN"/>
        </w:rPr>
        <w:t xml:space="preserve">The name of a medicine formula is placed under its corresponding column in italic font face with a fixed vertical spacing as shown in Figure </w:t>
      </w:r>
      <w:r w:rsidR="00D52BA9">
        <w:rPr>
          <w:lang w:eastAsia="zh-CN"/>
        </w:rPr>
        <w:t>2</w:t>
      </w:r>
      <w:r>
        <w:rPr>
          <w:lang w:eastAsia="zh-CN"/>
        </w:rPr>
        <w:t>.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745BC5F7"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w:t>
      </w:r>
      <w:del w:id="23" w:author="PengSuyuan" w:date="2022-07-19T16:14:00Z">
        <w:r w:rsidDel="00AA115A">
          <w:rPr>
            <w:lang w:eastAsia="zh-CN"/>
          </w:rPr>
          <w:delText>prescription</w:delText>
        </w:r>
      </w:del>
      <w:ins w:id="24" w:author="PengSuyuan" w:date="2022-07-19T16:14:00Z">
        <w:r w:rsidR="00AA115A">
          <w:rPr>
            <w:lang w:eastAsia="zh-CN"/>
          </w:rPr>
          <w:t>formula</w:t>
        </w:r>
      </w:ins>
      <w:r>
        <w:rPr>
          <w:lang w:eastAsia="zh-CN"/>
        </w:rPr>
        <w:t xml:space="preserve">s with the original appearance ordering of </w:t>
      </w:r>
      <w:r>
        <w:rPr>
          <w:lang w:eastAsia="zh-CN"/>
        </w:rPr>
        <w:lastRenderedPageBreak/>
        <w:t xml:space="preserve">medicines is shown in Figure </w:t>
      </w:r>
      <w:r w:rsidR="00D52BA9">
        <w:rPr>
          <w:lang w:eastAsia="zh-CN"/>
        </w:rPr>
        <w:t>2</w:t>
      </w:r>
      <w:r>
        <w:rPr>
          <w:lang w:eastAsia="zh-CN"/>
        </w:rPr>
        <w:t xml:space="preserve">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55pt;height:20pt" o:ole="">
            <v:imagedata r:id="rId18" o:title=""/>
          </v:shape>
          <o:OLEObject Type="Embed" ProgID="Equation.DSMT4" ShapeID="_x0000_i1028" DrawAspect="Content" ObjectID="_1719770347" r:id="rId19"/>
        </w:object>
      </w:r>
      <w:r>
        <w:rPr>
          <w:lang w:eastAsia="zh-CN"/>
        </w:rPr>
        <w:t xml:space="preserve"> for a set of medicines </w:t>
      </w:r>
      <w:r>
        <w:rPr>
          <w:position w:val="-14"/>
          <w:lang w:eastAsia="zh-CN"/>
        </w:rPr>
        <w:object w:dxaOrig="1495" w:dyaOrig="401" w14:anchorId="227B0985">
          <v:shape id="_x0000_i1029" type="#_x0000_t75" style="width:75.45pt;height:20pt" o:ole="">
            <v:imagedata r:id="rId20" o:title=""/>
          </v:shape>
          <o:OLEObject Type="Embed" ProgID="Equation.DSMT4" ShapeID="_x0000_i1029" DrawAspect="Content" ObjectID="_1719770348" r:id="rId21"/>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45pt;height:46.2pt" o:ole="">
            <v:imagedata r:id="rId22" o:title=""/>
          </v:shape>
          <o:OLEObject Type="Embed" ProgID="Equation.DSMT4" ShapeID="_x0000_i1030" DrawAspect="Content" ObjectID="_1719770349" r:id="rId23"/>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SimSun"/>
          <w:lang w:eastAsia="zh-CN"/>
        </w:rPr>
      </w:pPr>
      <w:r>
        <w:rPr>
          <w:rFonts w:eastAsia="SimSun"/>
          <w:lang w:eastAsia="zh-CN"/>
        </w:rPr>
        <w:t xml:space="preserve">where </w:t>
      </w:r>
      <w:r>
        <w:rPr>
          <w:rFonts w:eastAsia="SimSun"/>
          <w:i/>
          <w:iCs/>
          <w:position w:val="-10"/>
          <w:lang w:eastAsia="zh-CN"/>
        </w:rPr>
        <w:object w:dxaOrig="702" w:dyaOrig="319" w14:anchorId="75AA2CF6">
          <v:shape id="_x0000_i1031" type="#_x0000_t75" style="width:35.05pt;height:16.15pt" o:ole="">
            <v:imagedata r:id="rId24" o:title=""/>
          </v:shape>
          <o:OLEObject Type="Embed" ProgID="Equation.DSMT4" ShapeID="_x0000_i1031" DrawAspect="Content" ObjectID="_1719770350" r:id="rId25"/>
        </w:object>
      </w:r>
      <w:r>
        <w:rPr>
          <w:rFonts w:eastAsia="SimSun"/>
          <w:lang w:eastAsia="zh-CN"/>
        </w:rPr>
        <w:t xml:space="preserve"> is the distance between </w:t>
      </w:r>
      <w:r>
        <w:rPr>
          <w:rFonts w:eastAsia="SimSun"/>
          <w:i/>
          <w:iCs/>
          <w:lang w:eastAsia="zh-CN"/>
        </w:rPr>
        <w:t>s</w:t>
      </w:r>
      <w:r>
        <w:rPr>
          <w:rFonts w:eastAsia="SimSun"/>
          <w:lang w:eastAsia="zh-CN"/>
        </w:rPr>
        <w:t xml:space="preserve"> and </w:t>
      </w:r>
      <w:r>
        <w:rPr>
          <w:rFonts w:eastAsia="SimSun"/>
          <w:i/>
          <w:iCs/>
          <w:lang w:eastAsia="zh-CN"/>
        </w:rPr>
        <w:t>h</w:t>
      </w:r>
      <w:r>
        <w:rPr>
          <w:rFonts w:eastAsia="SimSun"/>
          <w:lang w:eastAsia="zh-CN"/>
        </w:rPr>
        <w:t xml:space="preserve"> with Equation 3, and </w:t>
      </w:r>
      <w:r>
        <w:rPr>
          <w:rFonts w:eastAsia="SimSun"/>
          <w:i/>
          <w:iCs/>
          <w:lang w:eastAsia="zh-CN"/>
        </w:rPr>
        <w:t>t</w:t>
      </w:r>
      <w:r>
        <w:rPr>
          <w:rFonts w:eastAsia="SimSun"/>
          <w:lang w:eastAsia="zh-CN"/>
        </w:rPr>
        <w:t xml:space="preserve"> is a random number between 1 and </w:t>
      </w:r>
      <w:r>
        <w:rPr>
          <w:rFonts w:eastAsia="SimSun"/>
          <w:i/>
          <w:iCs/>
          <w:lang w:eastAsia="zh-CN"/>
        </w:rPr>
        <w:t>n</w:t>
      </w:r>
      <w:r>
        <w:rPr>
          <w:rFonts w:eastAsia="SimSun"/>
          <w:lang w:eastAsia="zh-CN"/>
        </w:rPr>
        <w:t>.</w:t>
      </w:r>
    </w:p>
    <w:p w14:paraId="7B7BF8F5" w14:textId="77777777" w:rsidR="003C5E09" w:rsidRDefault="003C5E09">
      <w:pPr>
        <w:rPr>
          <w:rFonts w:eastAsia="SimSun"/>
          <w:lang w:eastAsia="zh-CN"/>
        </w:rPr>
      </w:pPr>
    </w:p>
    <w:p w14:paraId="3B579119" w14:textId="77777777" w:rsidR="00065FDF" w:rsidRDefault="007C3805">
      <w:pPr>
        <w:rPr>
          <w:rFonts w:eastAsia="SimSun"/>
          <w:b/>
          <w:bCs/>
          <w:lang w:eastAsia="zh-CN"/>
        </w:rPr>
      </w:pPr>
      <w:r>
        <w:rPr>
          <w:rFonts w:eastAsia="SimSun"/>
          <w:b/>
          <w:bCs/>
          <w:lang w:eastAsia="zh-CN"/>
        </w:rPr>
        <w:t>The Arrangement of Sovereign Medicine Layout</w:t>
      </w:r>
    </w:p>
    <w:p w14:paraId="530866BE" w14:textId="7AA41E6F" w:rsidR="00065FDF" w:rsidRDefault="007C3805">
      <w:pPr>
        <w:rPr>
          <w:rFonts w:eastAsia="SimSun"/>
          <w:lang w:eastAsia="zh-CN"/>
        </w:rPr>
      </w:pPr>
      <w:r>
        <w:rPr>
          <w:rFonts w:eastAsia="SimSun"/>
          <w:lang w:eastAsia="zh-CN"/>
        </w:rPr>
        <w:t>In this step, columns of the icicle plot are sorted based on the similarity of sovereign medicines.</w:t>
      </w:r>
      <w:r w:rsidR="00D434FD">
        <w:rPr>
          <w:rFonts w:eastAsia="SimSun" w:hint="eastAsia"/>
          <w:lang w:eastAsia="zh-CN"/>
        </w:rPr>
        <w:t xml:space="preserve"> </w:t>
      </w:r>
      <w:r>
        <w:rPr>
          <w:rFonts w:eastAsia="SimSun"/>
          <w:lang w:eastAsia="zh-CN"/>
        </w:rPr>
        <w:t>For the set of all the sovereign medicines, if a medicine is the only sovereign medicine in a certain medicine formula, it is assigned as the top-level sovereign medicine. We denote the set of all such medicines</w:t>
      </w:r>
      <w:r>
        <w:rPr>
          <w:rFonts w:eastAsia="SimSun" w:hint="eastAsia"/>
          <w:lang w:eastAsia="zh-CN"/>
        </w:rPr>
        <w:t xml:space="preserve"> </w:t>
      </w:r>
      <w:r>
        <w:rPr>
          <w:rFonts w:eastAsia="SimSun"/>
          <w:lang w:eastAsia="zh-CN"/>
        </w:rPr>
        <w:t xml:space="preserve">as </w:t>
      </w:r>
      <w:r>
        <w:rPr>
          <w:rFonts w:eastAsia="SimSun"/>
          <w:i/>
          <w:iCs/>
          <w:lang w:eastAsia="zh-CN"/>
        </w:rPr>
        <w:t>H</w:t>
      </w:r>
      <w:r>
        <w:rPr>
          <w:rFonts w:eastAsia="SimSun"/>
          <w:i/>
          <w:iCs/>
          <w:vertAlign w:val="subscript"/>
          <w:lang w:eastAsia="zh-CN"/>
        </w:rPr>
        <w:t>s</w:t>
      </w:r>
      <w:r w:rsidR="00356E5D">
        <w:rPr>
          <w:rFonts w:eastAsia="SimSun"/>
          <w:lang w:eastAsia="zh-CN"/>
        </w:rPr>
        <w:t xml:space="preserve">. </w:t>
      </w:r>
      <w:r>
        <w:rPr>
          <w:rFonts w:eastAsia="SimSun"/>
          <w:lang w:eastAsia="zh-CN"/>
        </w:rPr>
        <w:t xml:space="preserve">The first element </w:t>
      </w:r>
      <w:r>
        <w:rPr>
          <w:rFonts w:eastAsia="SimSun"/>
          <w:i/>
          <w:iCs/>
          <w:lang w:eastAsia="zh-CN"/>
        </w:rPr>
        <w:t>s</w:t>
      </w:r>
      <w:r>
        <w:rPr>
          <w:rFonts w:eastAsia="SimSun"/>
          <w:i/>
          <w:iCs/>
          <w:vertAlign w:val="subscript"/>
          <w:lang w:eastAsia="zh-CN"/>
        </w:rPr>
        <w:t>1</w:t>
      </w:r>
      <w:r>
        <w:rPr>
          <w:rFonts w:eastAsia="SimSun"/>
          <w:i/>
          <w:iCs/>
          <w:lang w:eastAsia="zh-CN"/>
        </w:rPr>
        <w:t xml:space="preserve"> = </w:t>
      </w:r>
      <w:proofErr w:type="spellStart"/>
      <w:r>
        <w:rPr>
          <w:rFonts w:eastAsia="SimSun"/>
          <w:i/>
          <w:iCs/>
          <w:lang w:eastAsia="zh-CN"/>
        </w:rPr>
        <w:t>h</w:t>
      </w:r>
      <w:r>
        <w:rPr>
          <w:rFonts w:eastAsia="SimSun"/>
          <w:i/>
          <w:iCs/>
          <w:vertAlign w:val="subscript"/>
          <w:lang w:eastAsia="zh-CN"/>
        </w:rPr>
        <w:t>t</w:t>
      </w:r>
      <w:proofErr w:type="spellEnd"/>
      <w:r>
        <w:rPr>
          <w:rFonts w:eastAsia="SimSun"/>
          <w:lang w:eastAsia="zh-CN"/>
        </w:rPr>
        <w:t xml:space="preserve"> is randomly selected from the set </w:t>
      </w:r>
      <w:bookmarkStart w:id="25" w:name="_Hlk108434274"/>
      <w:r>
        <w:rPr>
          <w:rFonts w:eastAsia="SimSun"/>
          <w:i/>
          <w:iCs/>
          <w:lang w:eastAsia="zh-CN"/>
        </w:rPr>
        <w:t>H</w:t>
      </w:r>
      <w:r>
        <w:rPr>
          <w:rFonts w:eastAsia="SimSun"/>
          <w:i/>
          <w:iCs/>
          <w:vertAlign w:val="subscript"/>
          <w:lang w:eastAsia="zh-CN"/>
        </w:rPr>
        <w:t>s</w:t>
      </w:r>
      <w:bookmarkEnd w:id="25"/>
      <w:r>
        <w:rPr>
          <w:rFonts w:eastAsia="SimSun"/>
          <w:lang w:eastAsia="zh-CN"/>
        </w:rPr>
        <w:t xml:space="preserve">, and the rest of the sequence is set by finding the medicine </w:t>
      </w:r>
      <w:proofErr w:type="spellStart"/>
      <w:r>
        <w:rPr>
          <w:rFonts w:eastAsia="SimSun"/>
          <w:i/>
          <w:iCs/>
          <w:lang w:eastAsia="zh-CN"/>
        </w:rPr>
        <w:t>h</w:t>
      </w:r>
      <w:r>
        <w:rPr>
          <w:rFonts w:eastAsia="SimSun"/>
          <w:i/>
          <w:iCs/>
          <w:vertAlign w:val="subscript"/>
          <w:lang w:eastAsia="zh-CN"/>
        </w:rPr>
        <w:t>j</w:t>
      </w:r>
      <w:proofErr w:type="spellEnd"/>
      <w:r>
        <w:rPr>
          <w:rFonts w:eastAsia="SimSun"/>
          <w:lang w:eastAsia="zh-CN"/>
        </w:rPr>
        <w:t xml:space="preserve"> with the shortest distance to the previously ordered element </w:t>
      </w:r>
      <w:proofErr w:type="spellStart"/>
      <w:r>
        <w:rPr>
          <w:rFonts w:eastAsia="SimSun"/>
          <w:i/>
          <w:iCs/>
          <w:lang w:eastAsia="zh-CN"/>
        </w:rPr>
        <w:t>s</w:t>
      </w:r>
      <w:r>
        <w:rPr>
          <w:rFonts w:eastAsia="SimSun"/>
          <w:i/>
          <w:iCs/>
          <w:vertAlign w:val="subscript"/>
          <w:lang w:eastAsia="zh-CN"/>
        </w:rPr>
        <w:t>i</w:t>
      </w:r>
      <w:proofErr w:type="spellEnd"/>
      <w:r>
        <w:rPr>
          <w:rFonts w:eastAsia="SimSun"/>
          <w:lang w:eastAsia="zh-CN"/>
        </w:rPr>
        <w:t>. The sorted top-level sovereign medicines are placed on the first row of the icicle</w:t>
      </w:r>
      <w:r w:rsidR="00356E5D">
        <w:rPr>
          <w:rFonts w:eastAsia="SimSun"/>
          <w:lang w:eastAsia="zh-CN"/>
        </w:rPr>
        <w:t xml:space="preserve"> </w:t>
      </w:r>
      <w:r>
        <w:rPr>
          <w:rFonts w:eastAsia="SimSun"/>
          <w:lang w:eastAsia="zh-CN"/>
        </w:rPr>
        <w:t>plot.</w:t>
      </w:r>
    </w:p>
    <w:p w14:paraId="053070EE" w14:textId="77777777" w:rsidR="00123AB3" w:rsidRDefault="00123AB3">
      <w:pPr>
        <w:rPr>
          <w:rFonts w:eastAsia="SimSun"/>
          <w:lang w:eastAsia="zh-CN"/>
        </w:rPr>
      </w:pPr>
    </w:p>
    <w:p w14:paraId="0CD01E51" w14:textId="3279A97A" w:rsidR="00123AB3" w:rsidRDefault="007C3805">
      <w:pPr>
        <w:rPr>
          <w:rFonts w:eastAsia="SimSun"/>
          <w:lang w:eastAsia="zh-CN"/>
        </w:rPr>
      </w:pPr>
      <w:r>
        <w:rPr>
          <w:rFonts w:eastAsia="SimSun"/>
          <w:lang w:eastAsia="zh-CN"/>
        </w:rPr>
        <w:t xml:space="preserve">We now process formulas with more than one sovereign medicines. For a top-level sovereign medicine </w:t>
      </w:r>
      <w:r>
        <w:rPr>
          <w:rFonts w:eastAsia="SimSun"/>
          <w:i/>
          <w:iCs/>
          <w:lang w:eastAsia="zh-CN"/>
        </w:rPr>
        <w:t>h</w:t>
      </w:r>
      <w:r>
        <w:rPr>
          <w:rFonts w:eastAsia="SimSun"/>
          <w:i/>
          <w:iCs/>
          <w:vertAlign w:val="subscript"/>
          <w:lang w:eastAsia="zh-CN"/>
        </w:rPr>
        <w:t>i</w:t>
      </w:r>
      <w:r>
        <w:rPr>
          <w:rFonts w:eastAsia="SimSun"/>
          <w:lang w:eastAsia="zh-CN"/>
        </w:rPr>
        <w:t xml:space="preserve">, a set </w:t>
      </w:r>
      <w:r>
        <w:rPr>
          <w:rFonts w:eastAsia="SimSun"/>
          <w:position w:val="-12"/>
          <w:lang w:eastAsia="zh-CN"/>
        </w:rPr>
        <w:object w:dxaOrig="283" w:dyaOrig="365" w14:anchorId="32E7A489">
          <v:shape id="_x0000_i1032" type="#_x0000_t75" style="width:14.25pt;height:18.85pt" o:ole="">
            <v:imagedata r:id="rId26" o:title=""/>
          </v:shape>
          <o:OLEObject Type="Embed" ProgID="Equation.DSMT4" ShapeID="_x0000_i1032" DrawAspect="Content" ObjectID="_1719770351" r:id="rId27"/>
        </w:object>
      </w:r>
      <w:r>
        <w:rPr>
          <w:rFonts w:eastAsia="SimSun"/>
          <w:lang w:eastAsia="zh-CN"/>
        </w:rPr>
        <w:t xml:space="preserve"> denotes all medicine formulas that have </w:t>
      </w:r>
      <w:proofErr w:type="spellStart"/>
      <w:r>
        <w:rPr>
          <w:rFonts w:eastAsia="SimSun"/>
          <w:i/>
          <w:iCs/>
          <w:lang w:eastAsia="zh-CN"/>
        </w:rPr>
        <w:t>h</w:t>
      </w:r>
      <w:r>
        <w:rPr>
          <w:rFonts w:eastAsia="SimSun"/>
          <w:i/>
          <w:iCs/>
          <w:vertAlign w:val="subscript"/>
          <w:lang w:eastAsia="zh-CN"/>
        </w:rPr>
        <w:t>i</w:t>
      </w:r>
      <w:proofErr w:type="spellEnd"/>
      <w:r>
        <w:rPr>
          <w:rFonts w:eastAsia="SimSun"/>
          <w:i/>
          <w:iCs/>
          <w:lang w:eastAsia="zh-CN"/>
        </w:rPr>
        <w:t xml:space="preserve"> </w:t>
      </w:r>
      <w:r>
        <w:rPr>
          <w:rFonts w:eastAsia="SimSun"/>
          <w:lang w:eastAsia="zh-CN"/>
        </w:rPr>
        <w:t xml:space="preserve">as a sovereign medicine, and the </w:t>
      </w:r>
      <w:r>
        <w:rPr>
          <w:rFonts w:eastAsia="SimSun"/>
          <w:i/>
          <w:iCs/>
          <w:lang w:eastAsia="zh-CN"/>
        </w:rPr>
        <w:t>j</w:t>
      </w:r>
      <w:r>
        <w:rPr>
          <w:rFonts w:eastAsia="SimSun"/>
          <w:lang w:eastAsia="zh-CN"/>
        </w:rPr>
        <w:t>-</w:t>
      </w:r>
      <w:proofErr w:type="spellStart"/>
      <w:r>
        <w:rPr>
          <w:rFonts w:eastAsia="SimSun"/>
          <w:lang w:eastAsia="zh-CN"/>
        </w:rPr>
        <w:t>th</w:t>
      </w:r>
      <w:proofErr w:type="spellEnd"/>
      <w:r>
        <w:rPr>
          <w:rFonts w:eastAsia="SimSun"/>
          <w:lang w:eastAsia="zh-CN"/>
        </w:rPr>
        <w:t xml:space="preserve"> formula in </w:t>
      </w:r>
      <w:r>
        <w:rPr>
          <w:rFonts w:eastAsia="SimSun"/>
          <w:position w:val="-12"/>
          <w:lang w:eastAsia="zh-CN"/>
        </w:rPr>
        <w:object w:dxaOrig="283" w:dyaOrig="365" w14:anchorId="6649F46C">
          <v:shape id="_x0000_i1033" type="#_x0000_t75" style="width:14.25pt;height:18.85pt" o:ole="">
            <v:imagedata r:id="rId26" o:title=""/>
          </v:shape>
          <o:OLEObject Type="Embed" ProgID="Equation.DSMT4" ShapeID="_x0000_i1033" DrawAspect="Content" ObjectID="_1719770352" r:id="rId28"/>
        </w:object>
      </w:r>
      <w:r>
        <w:rPr>
          <w:rFonts w:eastAsia="SimSun"/>
          <w:lang w:eastAsia="zh-CN"/>
        </w:rPr>
        <w:t xml:space="preserve"> is denoted as </w:t>
      </w:r>
      <w:r>
        <w:rPr>
          <w:rFonts w:eastAsia="SimSun"/>
          <w:position w:val="-14"/>
          <w:lang w:eastAsia="zh-CN"/>
        </w:rPr>
        <w:object w:dxaOrig="319" w:dyaOrig="383" w14:anchorId="2E72864C">
          <v:shape id="_x0000_i1034" type="#_x0000_t75" style="width:16.15pt;height:18.85pt" o:ole="">
            <v:imagedata r:id="rId29" o:title=""/>
          </v:shape>
          <o:OLEObject Type="Embed" ProgID="Equation.DSMT4" ShapeID="_x0000_i1034" DrawAspect="Content" ObjectID="_1719770353" r:id="rId30"/>
        </w:object>
      </w:r>
      <w:r>
        <w:rPr>
          <w:rFonts w:eastAsia="SimSun"/>
          <w:lang w:eastAsia="zh-CN"/>
        </w:rPr>
        <w:t xml:space="preserve">. If its sovereign medicine contains elements of </w:t>
      </w:r>
      <w:r>
        <w:rPr>
          <w:rFonts w:eastAsia="SimSun"/>
          <w:i/>
          <w:iCs/>
          <w:lang w:eastAsia="zh-CN"/>
        </w:rPr>
        <w:t>H</w:t>
      </w:r>
      <w:r>
        <w:rPr>
          <w:rFonts w:eastAsia="SimSun"/>
          <w:i/>
          <w:iCs/>
          <w:vertAlign w:val="subscript"/>
          <w:lang w:eastAsia="zh-CN"/>
        </w:rPr>
        <w:t>s</w:t>
      </w:r>
      <w:r>
        <w:rPr>
          <w:rFonts w:eastAsia="SimSun"/>
          <w:lang w:eastAsia="zh-CN"/>
        </w:rPr>
        <w:t xml:space="preserve">, add that formula to set </w:t>
      </w:r>
      <w:r>
        <w:rPr>
          <w:rFonts w:eastAsia="SimSun"/>
          <w:position w:val="-12"/>
          <w:lang w:eastAsia="zh-CN"/>
        </w:rPr>
        <w:object w:dxaOrig="283" w:dyaOrig="365" w14:anchorId="5025F740">
          <v:shape id="_x0000_i1035" type="#_x0000_t75" style="width:14.25pt;height:18.85pt" o:ole="">
            <v:imagedata r:id="rId26" o:title=""/>
          </v:shape>
          <o:OLEObject Type="Embed" ProgID="Equation.DSMT4" ShapeID="_x0000_i1035" DrawAspect="Content" ObjectID="_1719770354" r:id="rId31"/>
        </w:object>
      </w:r>
      <w:r>
        <w:rPr>
          <w:rFonts w:eastAsia="SimSun"/>
          <w:lang w:eastAsia="zh-CN"/>
        </w:rPr>
        <w:t xml:space="preserve">; if none of the sovereign medicines in a formula is contained in </w:t>
      </w:r>
      <w:r>
        <w:rPr>
          <w:rFonts w:eastAsia="SimSun"/>
          <w:i/>
          <w:iCs/>
          <w:lang w:eastAsia="zh-CN"/>
        </w:rPr>
        <w:t>H</w:t>
      </w:r>
      <w:r>
        <w:rPr>
          <w:rFonts w:eastAsia="SimSun"/>
          <w:i/>
          <w:iCs/>
          <w:vertAlign w:val="subscript"/>
          <w:lang w:eastAsia="zh-CN"/>
        </w:rPr>
        <w:t>s</w:t>
      </w:r>
      <w:r>
        <w:rPr>
          <w:rFonts w:eastAsia="SimSun"/>
          <w:lang w:eastAsia="zh-CN"/>
        </w:rPr>
        <w:t xml:space="preserve">, </w:t>
      </w:r>
      <w:proofErr w:type="spellStart"/>
      <w:r>
        <w:rPr>
          <w:rFonts w:eastAsia="SimSun"/>
          <w:i/>
          <w:iCs/>
          <w:lang w:eastAsia="zh-CN"/>
        </w:rPr>
        <w:t>h</w:t>
      </w:r>
      <w:r>
        <w:rPr>
          <w:rFonts w:eastAsia="SimSun"/>
          <w:i/>
          <w:iCs/>
          <w:vertAlign w:val="subscript"/>
          <w:lang w:eastAsia="zh-CN"/>
        </w:rPr>
        <w:t>j</w:t>
      </w:r>
      <w:proofErr w:type="spellEnd"/>
      <w:r>
        <w:rPr>
          <w:rFonts w:eastAsia="SimSun"/>
          <w:lang w:eastAsia="zh-CN"/>
        </w:rPr>
        <w:t xml:space="preserve"> is selected randomly as the top- level medicine and added to </w:t>
      </w:r>
      <w:r>
        <w:rPr>
          <w:rFonts w:eastAsia="SimSun"/>
          <w:i/>
          <w:iCs/>
          <w:lang w:eastAsia="zh-CN"/>
        </w:rPr>
        <w:t>H</w:t>
      </w:r>
      <w:r>
        <w:rPr>
          <w:rFonts w:eastAsia="SimSun"/>
          <w:i/>
          <w:iCs/>
          <w:vertAlign w:val="subscript"/>
          <w:lang w:eastAsia="zh-CN"/>
        </w:rPr>
        <w:t>s</w:t>
      </w:r>
      <w:r>
        <w:rPr>
          <w:rFonts w:eastAsia="SimSun"/>
          <w:lang w:eastAsia="zh-CN"/>
        </w:rPr>
        <w:t xml:space="preserve">. An example is </w:t>
      </w:r>
      <w:proofErr w:type="spellStart"/>
      <w:r>
        <w:rPr>
          <w:rFonts w:eastAsia="SimSun"/>
          <w:lang w:eastAsia="zh-CN"/>
        </w:rPr>
        <w:t>Wandaitang</w:t>
      </w:r>
      <w:proofErr w:type="spellEnd"/>
      <w:r>
        <w:rPr>
          <w:rFonts w:eastAsia="SimSun"/>
          <w:lang w:eastAsia="zh-CN"/>
        </w:rPr>
        <w:t xml:space="preserve"> (</w:t>
      </w:r>
      <w:r>
        <w:rPr>
          <w:rFonts w:eastAsia="SimSun" w:hint="eastAsia"/>
          <w:lang w:eastAsia="zh-CN"/>
        </w:rPr>
        <w:t>完带汤</w:t>
      </w:r>
      <w:r>
        <w:rPr>
          <w:rFonts w:eastAsia="SimSun"/>
          <w:lang w:eastAsia="zh-CN"/>
        </w:rPr>
        <w:t xml:space="preserve">) in Figure </w:t>
      </w:r>
      <w:r w:rsidR="00D52BA9">
        <w:rPr>
          <w:rFonts w:eastAsia="SimSun"/>
          <w:lang w:eastAsia="zh-CN"/>
        </w:rPr>
        <w:t>2</w:t>
      </w:r>
      <w:r>
        <w:rPr>
          <w:rFonts w:eastAsia="SimSun"/>
          <w:lang w:eastAsia="zh-CN"/>
        </w:rPr>
        <w:t xml:space="preserve">. </w:t>
      </w:r>
    </w:p>
    <w:p w14:paraId="385914AE" w14:textId="77777777" w:rsidR="00123AB3" w:rsidRDefault="00123AB3">
      <w:pPr>
        <w:rPr>
          <w:rFonts w:eastAsia="SimSun"/>
          <w:lang w:eastAsia="zh-CN"/>
        </w:rPr>
      </w:pPr>
    </w:p>
    <w:p w14:paraId="280EDC44" w14:textId="7423387F" w:rsidR="00551BFB" w:rsidRDefault="007C3805" w:rsidP="00551BFB">
      <w:pPr>
        <w:rPr>
          <w:rFonts w:eastAsia="SimSun"/>
          <w:lang w:eastAsia="zh-CN"/>
        </w:rPr>
      </w:pPr>
      <w:r>
        <w:rPr>
          <w:rFonts w:eastAsia="SimSun"/>
          <w:lang w:eastAsia="zh-CN"/>
        </w:rPr>
        <w:t xml:space="preserve">For each </w:t>
      </w:r>
      <w:r>
        <w:rPr>
          <w:rFonts w:eastAsia="SimSun"/>
          <w:position w:val="-4"/>
          <w:lang w:eastAsia="zh-CN"/>
        </w:rPr>
        <w:object w:dxaOrig="264" w:dyaOrig="264" w14:anchorId="584487BA">
          <v:shape id="_x0000_i1036" type="#_x0000_t75" style="width:13.5pt;height:13.5pt" o:ole="">
            <v:imagedata r:id="rId32" o:title=""/>
          </v:shape>
          <o:OLEObject Type="Embed" ProgID="Equation.DSMT4" ShapeID="_x0000_i1036" DrawAspect="Content" ObjectID="_1719770355" r:id="rId33"/>
        </w:object>
      </w:r>
      <w:r>
        <w:rPr>
          <w:rFonts w:eastAsia="SimSun"/>
          <w:lang w:eastAsia="zh-CN"/>
        </w:rPr>
        <w:t>, formulas with single sovereign medicine are sorted from left to right by the number of remaining medicines; formulas with multiple sovereign medicines are sorted by the number of sovereign medicines.</w:t>
      </w:r>
      <w:r w:rsidR="00551BFB">
        <w:rPr>
          <w:rFonts w:eastAsia="SimSun"/>
          <w:lang w:eastAsia="zh-CN"/>
        </w:rPr>
        <w:t xml:space="preserve"> Sovereign medicines that are not top-leveled are sorted according to the distance and laid out as subsequent children nodes (as rows). Padding is made to ensure that all non- sovereign medicines start at the same row.</w:t>
      </w:r>
    </w:p>
    <w:p w14:paraId="12561FC0" w14:textId="1B585DB0" w:rsidR="006C0A20" w:rsidRDefault="006C0A20">
      <w:pPr>
        <w:rPr>
          <w:rFonts w:eastAsia="SimSun"/>
          <w:lang w:eastAsia="zh-CN"/>
        </w:rPr>
      </w:pPr>
    </w:p>
    <w:p w14:paraId="2A954B7C" w14:textId="77777777" w:rsidR="00551BFB" w:rsidRDefault="007C3805" w:rsidP="00551BFB">
      <w:pPr>
        <w:rPr>
          <w:rFonts w:eastAsia="SimSun"/>
          <w:lang w:eastAsia="zh-CN"/>
        </w:rPr>
      </w:pPr>
      <w:r>
        <w:rPr>
          <w:rFonts w:eastAsia="SimSun"/>
          <w:lang w:eastAsia="zh-CN"/>
        </w:rPr>
        <w:t xml:space="preserve">For example, Figure </w:t>
      </w:r>
      <w:r w:rsidR="00D52BA9">
        <w:rPr>
          <w:rFonts w:eastAsia="SimSun"/>
          <w:lang w:eastAsia="zh-CN"/>
        </w:rPr>
        <w:t>3</w:t>
      </w:r>
      <w:r>
        <w:rPr>
          <w:rFonts w:eastAsia="SimSun"/>
          <w:lang w:eastAsia="zh-CN"/>
        </w:rPr>
        <w:t xml:space="preserve"> visualizes set </w:t>
      </w:r>
      <w:r>
        <w:rPr>
          <w:rFonts w:eastAsia="SimSun"/>
          <w:position w:val="-12"/>
          <w:lang w:eastAsia="zh-CN"/>
        </w:rPr>
        <w:object w:dxaOrig="283" w:dyaOrig="365" w14:anchorId="0861ACCF">
          <v:shape id="_x0000_i1037" type="#_x0000_t75" style="width:14.25pt;height:18.85pt" o:ole="">
            <v:imagedata r:id="rId34" o:title=""/>
          </v:shape>
          <o:OLEObject Type="Embed" ProgID="Equation.DSMT4" ShapeID="_x0000_i1037" DrawAspect="Content" ObjectID="_1719770356" r:id="rId35"/>
        </w:object>
      </w:r>
      <w:r>
        <w:rPr>
          <w:rFonts w:eastAsia="SimSun"/>
          <w:lang w:eastAsia="zh-CN"/>
        </w:rPr>
        <w:t xml:space="preserve"> of Figure </w:t>
      </w:r>
      <w:r w:rsidR="00D52BA9">
        <w:rPr>
          <w:rFonts w:eastAsia="SimSun"/>
          <w:lang w:eastAsia="zh-CN"/>
        </w:rPr>
        <w:t>2</w:t>
      </w:r>
      <w:r>
        <w:rPr>
          <w:rFonts w:eastAsia="SimSun"/>
          <w:lang w:eastAsia="zh-CN"/>
        </w:rPr>
        <w:t xml:space="preserve">, </w:t>
      </w:r>
      <w:r w:rsidR="00551BFB">
        <w:rPr>
          <w:rFonts w:eastAsia="SimSun"/>
          <w:lang w:eastAsia="zh-CN"/>
        </w:rPr>
        <w:t>with Ginseng (</w:t>
      </w:r>
      <w:r w:rsidR="00551BFB">
        <w:rPr>
          <w:rFonts w:eastAsia="SimSun" w:hint="eastAsia"/>
          <w:lang w:eastAsia="zh-CN"/>
        </w:rPr>
        <w:t>人参</w:t>
      </w:r>
      <w:r w:rsidR="00551BFB">
        <w:rPr>
          <w:rFonts w:eastAsia="SimSun"/>
          <w:lang w:eastAsia="zh-CN"/>
        </w:rPr>
        <w:t xml:space="preserve">) as the top-level sovereign medicine, and </w:t>
      </w:r>
      <w:proofErr w:type="spellStart"/>
      <w:r w:rsidR="00551BFB">
        <w:rPr>
          <w:rFonts w:eastAsia="SimSun"/>
          <w:lang w:eastAsia="zh-CN"/>
        </w:rPr>
        <w:t>Bazhentang</w:t>
      </w:r>
      <w:proofErr w:type="spellEnd"/>
      <w:r w:rsidR="00551BFB">
        <w:rPr>
          <w:rFonts w:eastAsia="SimSun"/>
          <w:lang w:eastAsia="zh-CN"/>
        </w:rPr>
        <w:t xml:space="preserve"> (</w:t>
      </w:r>
      <w:r w:rsidR="00551BFB">
        <w:rPr>
          <w:rFonts w:eastAsia="SimSun" w:hint="eastAsia"/>
          <w:lang w:eastAsia="zh-CN"/>
        </w:rPr>
        <w:t>八珍汤</w:t>
      </w:r>
      <w:r w:rsidR="00551BFB">
        <w:rPr>
          <w:rFonts w:eastAsia="SimSun"/>
          <w:lang w:eastAsia="zh-CN"/>
        </w:rPr>
        <w:t xml:space="preserve">) and </w:t>
      </w:r>
      <w:proofErr w:type="spellStart"/>
      <w:r w:rsidR="00551BFB">
        <w:rPr>
          <w:rFonts w:eastAsia="SimSun"/>
          <w:lang w:eastAsia="zh-CN"/>
        </w:rPr>
        <w:t>Shenlingbaizhusan</w:t>
      </w:r>
      <w:proofErr w:type="spellEnd"/>
      <w:r w:rsidR="00551BFB">
        <w:rPr>
          <w:rFonts w:eastAsia="SimSun"/>
          <w:lang w:eastAsia="zh-CN"/>
        </w:rPr>
        <w:t xml:space="preserve"> (</w:t>
      </w:r>
      <w:r w:rsidR="00551BFB">
        <w:rPr>
          <w:rFonts w:eastAsia="SimSun" w:hint="eastAsia"/>
          <w:lang w:eastAsia="zh-CN"/>
        </w:rPr>
        <w:t>参</w:t>
      </w:r>
      <w:proofErr w:type="gramStart"/>
      <w:r w:rsidR="00551BFB">
        <w:rPr>
          <w:rFonts w:eastAsia="SimSun" w:hint="eastAsia"/>
          <w:lang w:eastAsia="zh-CN"/>
        </w:rPr>
        <w:t>苓</w:t>
      </w:r>
      <w:proofErr w:type="gramEnd"/>
      <w:r w:rsidR="00551BFB">
        <w:rPr>
          <w:rFonts w:eastAsia="SimSun" w:hint="eastAsia"/>
          <w:lang w:eastAsia="zh-CN"/>
        </w:rPr>
        <w:t>白术散</w:t>
      </w:r>
      <w:r w:rsidR="00551BFB">
        <w:rPr>
          <w:rFonts w:eastAsia="SimSun"/>
          <w:lang w:eastAsia="zh-CN"/>
        </w:rPr>
        <w:t xml:space="preserve">) have more than one sovereign medicines (columns 2 and 3, respectively). Therefore, the sovereign medicine rows are padded to three rows as </w:t>
      </w:r>
      <w:proofErr w:type="spellStart"/>
      <w:r w:rsidR="00551BFB">
        <w:rPr>
          <w:rFonts w:eastAsia="SimSun"/>
          <w:lang w:eastAsia="zh-CN"/>
        </w:rPr>
        <w:t>Shenlingbaizhusan</w:t>
      </w:r>
      <w:proofErr w:type="spellEnd"/>
      <w:r w:rsidR="00551BFB">
        <w:rPr>
          <w:rFonts w:eastAsia="SimSun"/>
          <w:lang w:eastAsia="zh-CN"/>
        </w:rPr>
        <w:t xml:space="preserve"> has the maximum of three sovereign medicines.</w:t>
      </w:r>
    </w:p>
    <w:p w14:paraId="3D69E58F" w14:textId="6F7D077D" w:rsidR="006C0A20" w:rsidRDefault="006C0A20">
      <w:pPr>
        <w:rPr>
          <w:rFonts w:eastAsia="SimSun"/>
          <w:lang w:eastAsia="zh-CN"/>
        </w:rPr>
      </w:pPr>
    </w:p>
    <w:p w14:paraId="7C358051" w14:textId="77777777" w:rsidR="00065FDF" w:rsidRDefault="007C3805">
      <w:pPr>
        <w:rPr>
          <w:rFonts w:eastAsia="SimSun"/>
          <w:b/>
          <w:bCs/>
          <w:lang w:eastAsia="zh-CN"/>
        </w:rPr>
      </w:pPr>
      <w:r>
        <w:rPr>
          <w:rFonts w:eastAsia="SimSun"/>
          <w:b/>
          <w:bCs/>
          <w:lang w:eastAsia="zh-CN"/>
        </w:rPr>
        <w:t>The Arrangement of Remaining Medicines</w:t>
      </w:r>
    </w:p>
    <w:p w14:paraId="2B88A9D9" w14:textId="7AC2D499" w:rsidR="00065FDF" w:rsidRDefault="00123AB3" w:rsidP="005D2B7E">
      <w:pPr>
        <w:rPr>
          <w:rFonts w:eastAsia="SimSun"/>
          <w:lang w:eastAsia="zh-CN"/>
        </w:rPr>
      </w:pPr>
      <w:r>
        <w:rPr>
          <w:rFonts w:eastAsia="SimSun"/>
          <w:lang w:eastAsia="zh-CN"/>
        </w:rPr>
        <w:t xml:space="preserve">Next, the </w:t>
      </w:r>
      <w:r w:rsidR="007C3805">
        <w:rPr>
          <w:rFonts w:eastAsia="SimSun"/>
          <w:lang w:eastAsia="zh-CN"/>
        </w:rPr>
        <w:t>remaining medicines</w:t>
      </w:r>
      <w:r>
        <w:rPr>
          <w:rFonts w:eastAsia="SimSun"/>
          <w:lang w:eastAsia="zh-CN"/>
        </w:rPr>
        <w:t xml:space="preserve"> are arranged</w:t>
      </w:r>
      <w:r w:rsidR="007C3805">
        <w:rPr>
          <w:rFonts w:eastAsia="SimSun"/>
          <w:lang w:eastAsia="zh-CN"/>
        </w:rPr>
        <w:t xml:space="preserve">. Define the medicine in the </w:t>
      </w:r>
      <w:r w:rsidR="007C3805">
        <w:rPr>
          <w:rFonts w:eastAsia="SimSun"/>
          <w:i/>
          <w:iCs/>
          <w:lang w:eastAsia="zh-CN"/>
        </w:rPr>
        <w:t>j</w:t>
      </w:r>
      <w:r w:rsidR="007C3805">
        <w:rPr>
          <w:rFonts w:eastAsia="SimSun"/>
          <w:lang w:eastAsia="zh-CN"/>
        </w:rPr>
        <w:t>-</w:t>
      </w:r>
      <w:proofErr w:type="spellStart"/>
      <w:r w:rsidR="007C3805">
        <w:rPr>
          <w:rFonts w:eastAsia="SimSun"/>
          <w:lang w:eastAsia="zh-CN"/>
        </w:rPr>
        <w:t>th</w:t>
      </w:r>
      <w:proofErr w:type="spellEnd"/>
      <w:r w:rsidR="007C3805">
        <w:rPr>
          <w:rFonts w:eastAsia="SimSun"/>
          <w:lang w:eastAsia="zh-CN"/>
        </w:rPr>
        <w:t xml:space="preserve"> column, and </w:t>
      </w:r>
      <w:r w:rsidR="007C3805">
        <w:rPr>
          <w:rFonts w:eastAsia="SimSun"/>
          <w:i/>
          <w:iCs/>
          <w:lang w:eastAsia="zh-CN"/>
        </w:rPr>
        <w:t>k</w:t>
      </w:r>
      <w:r w:rsidR="007C3805">
        <w:rPr>
          <w:rFonts w:eastAsia="SimSun"/>
          <w:lang w:eastAsia="zh-CN"/>
        </w:rPr>
        <w:t>-</w:t>
      </w:r>
      <w:proofErr w:type="spellStart"/>
      <w:r w:rsidR="007C3805">
        <w:rPr>
          <w:rFonts w:eastAsia="SimSun"/>
          <w:lang w:eastAsia="zh-CN"/>
        </w:rPr>
        <w:t>th</w:t>
      </w:r>
      <w:proofErr w:type="spellEnd"/>
      <w:r w:rsidR="007C3805">
        <w:rPr>
          <w:rFonts w:eastAsia="SimSun"/>
          <w:lang w:eastAsia="zh-CN"/>
        </w:rPr>
        <w:t xml:space="preserve"> row in the </w:t>
      </w:r>
      <w:proofErr w:type="spellStart"/>
      <w:r w:rsidR="007C3805">
        <w:rPr>
          <w:rFonts w:eastAsia="SimSun"/>
          <w:i/>
          <w:iCs/>
          <w:lang w:eastAsia="zh-CN"/>
        </w:rPr>
        <w:t>i</w:t>
      </w:r>
      <w:r w:rsidR="007C3805">
        <w:rPr>
          <w:rFonts w:eastAsia="SimSun"/>
          <w:lang w:eastAsia="zh-CN"/>
        </w:rPr>
        <w:t>-th</w:t>
      </w:r>
      <w:proofErr w:type="spellEnd"/>
      <w:r w:rsidR="007C3805">
        <w:rPr>
          <w:rFonts w:eastAsia="SimSun"/>
          <w:lang w:eastAsia="zh-CN"/>
        </w:rPr>
        <w:t xml:space="preserve"> multiple medicine formulas set </w:t>
      </w:r>
      <w:r w:rsidR="007C3805">
        <w:rPr>
          <w:rFonts w:eastAsia="SimSun"/>
          <w:position w:val="-12"/>
          <w:lang w:eastAsia="zh-CN"/>
        </w:rPr>
        <w:object w:dxaOrig="283" w:dyaOrig="365" w14:anchorId="21DD0D08">
          <v:shape id="_x0000_i1038" type="#_x0000_t75" style="width:14.25pt;height:18.85pt" o:ole="">
            <v:imagedata r:id="rId26" o:title=""/>
          </v:shape>
          <o:OLEObject Type="Embed" ProgID="Equation.DSMT4" ShapeID="_x0000_i1038" DrawAspect="Content" ObjectID="_1719770357" r:id="rId36"/>
        </w:object>
      </w:r>
      <w:r w:rsidR="007C3805">
        <w:rPr>
          <w:rFonts w:eastAsia="SimSun"/>
          <w:lang w:eastAsia="zh-CN"/>
        </w:rPr>
        <w:t xml:space="preserve"> in the icicle plot as </w:t>
      </w:r>
      <w:proofErr w:type="spellStart"/>
      <w:r w:rsidR="007C3805">
        <w:rPr>
          <w:rFonts w:eastAsia="SimSun"/>
          <w:i/>
          <w:iCs/>
          <w:lang w:eastAsia="zh-CN"/>
        </w:rPr>
        <w:t>h</w:t>
      </w:r>
      <w:r w:rsidR="007C3805">
        <w:rPr>
          <w:rFonts w:eastAsia="SimSun"/>
          <w:i/>
          <w:iCs/>
          <w:vertAlign w:val="subscript"/>
          <w:lang w:eastAsia="zh-CN"/>
        </w:rPr>
        <w:t>ijk</w:t>
      </w:r>
      <w:proofErr w:type="spellEnd"/>
      <w:r w:rsidR="007C3805">
        <w:rPr>
          <w:rFonts w:eastAsia="SimSun"/>
          <w:lang w:eastAsia="zh-CN"/>
        </w:rPr>
        <w:t>. Each formula column is then the previously introduced set</w:t>
      </w:r>
      <w:r w:rsidR="007C3805">
        <w:rPr>
          <w:position w:val="-16"/>
          <w:lang w:eastAsia="zh-CN"/>
        </w:rPr>
        <w:object w:dxaOrig="1759" w:dyaOrig="437" w14:anchorId="3A570BE9">
          <v:shape id="_x0000_i1039" type="#_x0000_t75" style="width:88.15pt;height:21.55pt" o:ole="">
            <v:imagedata r:id="rId37" o:title=""/>
          </v:shape>
          <o:OLEObject Type="Embed" ProgID="Equation.DSMT4" ShapeID="_x0000_i1039" DrawAspect="Content" ObjectID="_1719770358" r:id="rId38"/>
        </w:object>
      </w:r>
      <w:r w:rsidR="007C3805">
        <w:rPr>
          <w:rFonts w:eastAsia="SimSun"/>
          <w:lang w:eastAsia="zh-CN"/>
        </w:rPr>
        <w:t xml:space="preserve">. We construct the position sequence of </w:t>
      </w:r>
      <w:r w:rsidR="007C3805">
        <w:rPr>
          <w:position w:val="-14"/>
          <w:lang w:eastAsia="zh-CN"/>
        </w:rPr>
        <w:object w:dxaOrig="319" w:dyaOrig="383" w14:anchorId="3F1B8CED">
          <v:shape id="_x0000_i1040" type="#_x0000_t75" style="width:16.15pt;height:18.85pt" o:ole="">
            <v:imagedata r:id="rId39" o:title=""/>
          </v:shape>
          <o:OLEObject Type="Embed" ProgID="Equation.DSMT4" ShapeID="_x0000_i1040" DrawAspect="Content" ObjectID="_1719770359" r:id="rId40"/>
        </w:object>
      </w:r>
      <w:r w:rsidR="005D2B7E">
        <w:rPr>
          <w:rFonts w:eastAsia="SimSun"/>
          <w:lang w:eastAsia="zh-CN"/>
        </w:rPr>
        <w:t xml:space="preserve"> as </w:t>
      </w:r>
      <m:oMath>
        <m:sSub>
          <m:sSubPr>
            <m:ctrlPr>
              <w:rPr>
                <w:rFonts w:ascii="Cambria Math" w:eastAsia="SimSun" w:hAnsi="Cambria Math"/>
                <w:i/>
                <w:lang w:eastAsia="zh-CN"/>
              </w:rPr>
            </m:ctrlPr>
          </m:sSubPr>
          <m:e>
            <m:r>
              <w:rPr>
                <w:rFonts w:ascii="Cambria Math" w:eastAsia="SimSun"/>
                <w:lang w:eastAsia="zh-CN"/>
              </w:rPr>
              <m:t>P</m:t>
            </m:r>
          </m:e>
          <m:sub>
            <m:r>
              <w:rPr>
                <w:rFonts w:ascii="Cambria Math" w:eastAsia="SimSun"/>
                <w:lang w:eastAsia="zh-CN"/>
              </w:rPr>
              <m:t>ij</m:t>
            </m:r>
          </m:sub>
        </m:sSub>
        <m:r>
          <w:rPr>
            <w:rFonts w:ascii="Cambria Math" w:eastAsia="SimSun"/>
            <w:lang w:eastAsia="zh-CN"/>
          </w:rPr>
          <m:t>=(</m:t>
        </m:r>
      </m:oMath>
      <w:commentRangeStart w:id="26"/>
      <w:commentRangeEnd w:id="26"/>
      <w:del w:id="27" w:author="Liang Zhou" w:date="2022-07-19T21:02:00Z">
        <w:r w:rsidDel="00AE663A">
          <w:rPr>
            <w:rStyle w:val="af5"/>
          </w:rPr>
          <w:commentReference w:id="26"/>
        </w:r>
      </w:del>
      <m:oMath>
        <m:sSub>
          <m:sSubPr>
            <m:ctrlPr>
              <w:rPr>
                <w:rFonts w:ascii="Cambria Math" w:eastAsia="SimSun" w:hAnsi="Cambria Math"/>
                <w:i/>
                <w:lang w:eastAsia="zh-CN"/>
              </w:rPr>
            </m:ctrlPr>
          </m:sSubPr>
          <m:e>
            <m:r>
              <w:rPr>
                <w:rFonts w:ascii="Cambria Math" w:eastAsia="SimSun"/>
                <w:lang w:eastAsia="zh-CN"/>
              </w:rPr>
              <m:t>p</m:t>
            </m:r>
          </m:e>
          <m:sub>
            <m:r>
              <w:rPr>
                <w:rFonts w:ascii="Cambria Math" w:eastAsia="SimSun"/>
                <w:lang w:eastAsia="zh-CN"/>
              </w:rPr>
              <m:t>ij1</m:t>
            </m:r>
          </m:sub>
        </m:sSub>
        <m:r>
          <w:rPr>
            <w:rFonts w:ascii="Cambria Math" w:eastAsia="SimSun"/>
            <w:lang w:eastAsia="zh-CN"/>
          </w:rPr>
          <m:t>,</m:t>
        </m:r>
        <m:r>
          <w:rPr>
            <w:rFonts w:ascii="Cambria Math" w:eastAsia="SimSun"/>
            <w:lang w:eastAsia="zh-CN"/>
          </w:rPr>
          <m:t>⋯</m:t>
        </m:r>
        <m:r>
          <w:rPr>
            <w:rFonts w:ascii="Cambria Math" w:eastAsia="SimSun"/>
            <w:lang w:eastAsia="zh-CN"/>
          </w:rPr>
          <m:t>,</m:t>
        </m:r>
        <m:sSub>
          <m:sSubPr>
            <m:ctrlPr>
              <w:rPr>
                <w:rFonts w:ascii="Cambria Math" w:eastAsia="SimSun" w:hAnsi="Cambria Math"/>
                <w:i/>
                <w:lang w:eastAsia="zh-CN"/>
              </w:rPr>
            </m:ctrlPr>
          </m:sSubPr>
          <m:e>
            <m:r>
              <w:rPr>
                <w:rFonts w:ascii="Cambria Math" w:eastAsia="SimSun"/>
                <w:lang w:eastAsia="zh-CN"/>
              </w:rPr>
              <m:t>p</m:t>
            </m:r>
          </m:e>
          <m:sub>
            <m:r>
              <w:rPr>
                <w:rFonts w:ascii="Cambria Math" w:eastAsia="SimSun"/>
                <w:lang w:eastAsia="zh-CN"/>
              </w:rPr>
              <m:t>ijm</m:t>
            </m:r>
          </m:sub>
        </m:sSub>
        <m:r>
          <w:rPr>
            <w:rFonts w:ascii="Cambria Math" w:eastAsia="SimSun"/>
            <w:lang w:eastAsia="zh-CN"/>
          </w:rPr>
          <m:t>)</m:t>
        </m:r>
      </m:oMath>
      <w:r w:rsidR="005D2B7E">
        <w:rPr>
          <w:rFonts w:eastAsia="SimSun" w:hint="eastAsia"/>
          <w:lang w:eastAsia="zh-CN"/>
        </w:rPr>
        <w:t xml:space="preserve"> </w:t>
      </w:r>
      <w:r w:rsidR="007C3805">
        <w:rPr>
          <w:rFonts w:eastAsia="SimSun"/>
          <w:lang w:eastAsia="zh-CN"/>
        </w:rPr>
        <w:t>from left to right. The leftmost column is</w:t>
      </w:r>
      <w:r w:rsidR="007C3805">
        <w:rPr>
          <w:rFonts w:eastAsia="SimSun" w:hint="eastAsia"/>
          <w:lang w:eastAsia="zh-CN"/>
        </w:rPr>
        <w:t xml:space="preserve"> </w:t>
      </w:r>
      <w:r w:rsidR="007C3805">
        <w:rPr>
          <w:rFonts w:eastAsia="SimSun"/>
          <w:lang w:eastAsia="zh-CN"/>
        </w:rPr>
        <w:t xml:space="preserve">sorted by the distance-based ordering using Equation </w:t>
      </w:r>
      <w:r w:rsidR="00D52BA9">
        <w:rPr>
          <w:rFonts w:eastAsia="SimSun"/>
          <w:lang w:eastAsia="zh-CN"/>
        </w:rPr>
        <w:t>3</w:t>
      </w:r>
      <w:r w:rsidR="007C3805">
        <w:rPr>
          <w:rFonts w:eastAsia="SimSun"/>
          <w:lang w:eastAsia="zh-CN"/>
        </w:rPr>
        <w:t>. Starting from</w:t>
      </w:r>
      <w:r w:rsidR="007C3805">
        <w:rPr>
          <w:rFonts w:eastAsia="SimSun" w:hint="eastAsia"/>
          <w:lang w:eastAsia="zh-CN"/>
        </w:rPr>
        <w:t xml:space="preserve"> </w:t>
      </w:r>
      <w:r w:rsidR="007C3805">
        <w:rPr>
          <w:rFonts w:eastAsia="SimSun"/>
          <w:lang w:eastAsia="zh-CN"/>
        </w:rPr>
        <w:t xml:space="preserve">the second column from the left, medicines are sorted by local similarity. We align the same medicines in adjacent columns even if they are not from the same </w:t>
      </w:r>
      <w:r w:rsidR="007C3805">
        <w:rPr>
          <w:rFonts w:eastAsia="SimSun"/>
          <w:position w:val="-4"/>
          <w:lang w:eastAsia="zh-CN"/>
        </w:rPr>
        <w:object w:dxaOrig="264" w:dyaOrig="264" w14:anchorId="2E73F207">
          <v:shape id="_x0000_i1041" type="#_x0000_t75" style="width:13.5pt;height:13.5pt" o:ole="">
            <v:imagedata r:id="rId44" o:title=""/>
          </v:shape>
          <o:OLEObject Type="Embed" ProgID="Equation.DSMT4" ShapeID="_x0000_i1041" DrawAspect="Content" ObjectID="_1719770360" r:id="rId45"/>
        </w:object>
      </w:r>
      <w:r w:rsidR="007C3805">
        <w:rPr>
          <w:rFonts w:eastAsia="SimSun"/>
          <w:lang w:eastAsia="zh-CN"/>
        </w:rPr>
        <w:t xml:space="preserve">. Other medicines are sorted according to their distances to medicines on its left column within the set </w:t>
      </w:r>
      <w:r w:rsidR="007C3805">
        <w:rPr>
          <w:rFonts w:eastAsia="SimSun"/>
          <w:position w:val="-12"/>
          <w:lang w:eastAsia="zh-CN"/>
        </w:rPr>
        <w:object w:dxaOrig="283" w:dyaOrig="365" w14:anchorId="2655F860">
          <v:shape id="_x0000_i1042" type="#_x0000_t75" style="width:14.25pt;height:18.85pt" o:ole="">
            <v:imagedata r:id="rId26" o:title=""/>
          </v:shape>
          <o:OLEObject Type="Embed" ProgID="Equation.DSMT4" ShapeID="_x0000_i1042" DrawAspect="Content" ObjectID="_1719770361" r:id="rId46"/>
        </w:object>
      </w:r>
      <w:r w:rsidR="007C3805">
        <w:rPr>
          <w:rFonts w:eastAsia="SimSun"/>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3" type="#_x0000_t75" style="width:400.05pt;height:44.3pt" o:ole="">
            <v:imagedata r:id="rId47" o:title=""/>
          </v:shape>
          <o:OLEObject Type="Embed" ProgID="Equation.DSMT4" ShapeID="_x0000_i1043" DrawAspect="Content" ObjectID="_1719770362" r:id="rId48"/>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3BFE913A" w:rsidR="00065FDF" w:rsidRDefault="007C3805">
      <w:pPr>
        <w:rPr>
          <w:rFonts w:eastAsia="SimSun"/>
          <w:lang w:eastAsia="zh-CN"/>
        </w:rPr>
      </w:pPr>
      <w:r>
        <w:rPr>
          <w:rFonts w:eastAsia="SimSun"/>
          <w:lang w:eastAsia="zh-CN"/>
        </w:rPr>
        <w:t xml:space="preserve">If </w:t>
      </w:r>
      <w:r>
        <w:rPr>
          <w:rFonts w:eastAsia="SimSun"/>
          <w:position w:val="-14"/>
          <w:lang w:eastAsia="zh-CN"/>
        </w:rPr>
        <w:object w:dxaOrig="319" w:dyaOrig="383" w14:anchorId="43413380">
          <v:shape id="_x0000_i1044" type="#_x0000_t75" style="width:16.15pt;height:18.85pt" o:ole="">
            <v:imagedata r:id="rId49" o:title=""/>
          </v:shape>
          <o:OLEObject Type="Embed" ProgID="Equation.DSMT4" ShapeID="_x0000_i1044" DrawAspect="Content" ObjectID="_1719770363" r:id="rId50"/>
        </w:object>
      </w:r>
      <w:r>
        <w:rPr>
          <w:rFonts w:eastAsia="SimSun"/>
          <w:lang w:eastAsia="zh-CN"/>
        </w:rPr>
        <w:t xml:space="preserve"> contains more elements than </w:t>
      </w:r>
      <w:r>
        <w:rPr>
          <w:rFonts w:eastAsia="SimSun"/>
          <w:position w:val="-16"/>
          <w:lang w:eastAsia="zh-CN"/>
        </w:rPr>
        <w:object w:dxaOrig="602" w:dyaOrig="401" w14:anchorId="47272337">
          <v:shape id="_x0000_i1045" type="#_x0000_t75" style="width:30.05pt;height:20pt" o:ole="">
            <v:imagedata r:id="rId51" o:title=""/>
          </v:shape>
          <o:OLEObject Type="Embed" ProgID="Equation.DSMT4" ShapeID="_x0000_i1045" DrawAspect="Content" ObjectID="_1719770364" r:id="rId52"/>
        </w:object>
      </w:r>
      <w:r>
        <w:rPr>
          <w:rFonts w:eastAsia="SimSun"/>
          <w:lang w:eastAsia="zh-CN"/>
        </w:rPr>
        <w:t>, construct the hierarchy with similarity ordering as in Equation 4.</w:t>
      </w:r>
    </w:p>
    <w:p w14:paraId="30164120" w14:textId="77777777" w:rsidR="005D2B7E" w:rsidRDefault="005D2B7E">
      <w:pPr>
        <w:rPr>
          <w:rFonts w:eastAsia="SimSun"/>
          <w:lang w:eastAsia="zh-CN"/>
        </w:rPr>
      </w:pPr>
    </w:p>
    <w:p w14:paraId="74A2CB02" w14:textId="0D83A51A" w:rsidR="00065FDF" w:rsidRDefault="007C3805">
      <w:pPr>
        <w:rPr>
          <w:rFonts w:eastAsia="SimSun"/>
          <w:lang w:eastAsia="zh-CN"/>
        </w:rPr>
      </w:pPr>
      <w:r>
        <w:rPr>
          <w:rFonts w:eastAsia="SimSun"/>
          <w:lang w:eastAsia="zh-CN"/>
        </w:rPr>
        <w:t xml:space="preserve">Figure </w:t>
      </w:r>
      <w:r w:rsidR="00D52BA9">
        <w:rPr>
          <w:rFonts w:eastAsia="SimSun"/>
          <w:lang w:eastAsia="zh-CN"/>
        </w:rPr>
        <w:t>2</w:t>
      </w:r>
      <w:r>
        <w:rPr>
          <w:rFonts w:eastAsia="SimSun"/>
          <w:lang w:eastAsia="zh-CN"/>
        </w:rPr>
        <w:t xml:space="preserve"> (b) shows the icicle plot of tonic </w:t>
      </w:r>
      <w:del w:id="28" w:author="PengSuyuan" w:date="2022-07-19T16:14:00Z">
        <w:r w:rsidDel="00AA115A">
          <w:rPr>
            <w:rFonts w:eastAsia="SimSun"/>
            <w:lang w:eastAsia="zh-CN"/>
          </w:rPr>
          <w:delText>prescription</w:delText>
        </w:r>
      </w:del>
      <w:ins w:id="29" w:author="PengSuyuan" w:date="2022-07-19T16:14:00Z">
        <w:r w:rsidR="00AA115A">
          <w:rPr>
            <w:rFonts w:eastAsia="SimSun"/>
            <w:lang w:eastAsia="zh-CN"/>
          </w:rPr>
          <w:t>formula</w:t>
        </w:r>
      </w:ins>
      <w:r>
        <w:rPr>
          <w:rFonts w:eastAsia="SimSun"/>
          <w:lang w:eastAsia="zh-CN"/>
        </w:rPr>
        <w:t xml:space="preserve">s with the new tree layout. Compared to the original layout (Figure </w:t>
      </w:r>
      <w:r w:rsidR="00D52BA9">
        <w:rPr>
          <w:rFonts w:eastAsia="SimSun"/>
          <w:lang w:eastAsia="zh-CN"/>
        </w:rPr>
        <w:t>2</w:t>
      </w:r>
      <w:r>
        <w:rPr>
          <w:rFonts w:eastAsia="SimSun"/>
          <w:lang w:eastAsia="zh-CN"/>
        </w:rPr>
        <w:t xml:space="preserve"> (a)), the alignment of medicines </w:t>
      </w:r>
      <w:proofErr w:type="gramStart"/>
      <w:r>
        <w:rPr>
          <w:rFonts w:eastAsia="SimSun"/>
          <w:lang w:eastAsia="zh-CN"/>
        </w:rPr>
        <w:t>are</w:t>
      </w:r>
      <w:proofErr w:type="gramEnd"/>
      <w:r>
        <w:rPr>
          <w:rFonts w:eastAsia="SimSun"/>
          <w:lang w:eastAsia="zh-CN"/>
        </w:rPr>
        <w:t xml:space="preserve"> improved and the same medicines in adjacent columns are aligned vertically. For example, note that how </w:t>
      </w:r>
      <w:proofErr w:type="spellStart"/>
      <w:r>
        <w:rPr>
          <w:rFonts w:eastAsia="SimSun"/>
          <w:lang w:eastAsia="zh-CN"/>
        </w:rPr>
        <w:t>Baizhu</w:t>
      </w:r>
      <w:proofErr w:type="spellEnd"/>
      <w:r>
        <w:rPr>
          <w:rFonts w:eastAsia="SimSun"/>
          <w:lang w:eastAsia="zh-CN"/>
        </w:rPr>
        <w:t xml:space="preserve"> (</w:t>
      </w:r>
      <w:r>
        <w:rPr>
          <w:rFonts w:eastAsia="SimSun" w:hint="eastAsia"/>
          <w:lang w:eastAsia="zh-CN"/>
        </w:rPr>
        <w:t>白术</w:t>
      </w:r>
      <w:r>
        <w:rPr>
          <w:rFonts w:eastAsia="SimSun"/>
          <w:lang w:eastAsia="zh-CN"/>
        </w:rPr>
        <w:t xml:space="preserve">), </w:t>
      </w:r>
      <w:proofErr w:type="spellStart"/>
      <w:r>
        <w:rPr>
          <w:rFonts w:eastAsia="SimSun"/>
          <w:lang w:eastAsia="zh-CN"/>
        </w:rPr>
        <w:t>Fuling</w:t>
      </w:r>
      <w:proofErr w:type="spellEnd"/>
      <w:r>
        <w:rPr>
          <w:rFonts w:eastAsia="SimSun"/>
          <w:lang w:eastAsia="zh-CN"/>
        </w:rPr>
        <w:t xml:space="preserve"> (</w:t>
      </w:r>
      <w:r>
        <w:rPr>
          <w:rFonts w:eastAsia="SimSun" w:hint="eastAsia"/>
          <w:lang w:eastAsia="zh-CN"/>
        </w:rPr>
        <w:t>茯苓</w:t>
      </w:r>
      <w:r>
        <w:rPr>
          <w:rFonts w:eastAsia="SimSun"/>
          <w:lang w:eastAsia="zh-CN"/>
        </w:rPr>
        <w:t xml:space="preserve">) and </w:t>
      </w:r>
      <w:r w:rsidR="00551BFB">
        <w:rPr>
          <w:rFonts w:eastAsia="SimSun"/>
          <w:lang w:eastAsia="zh-CN"/>
        </w:rPr>
        <w:t>Ginseng</w:t>
      </w:r>
      <w:r>
        <w:rPr>
          <w:rFonts w:eastAsia="SimSun"/>
          <w:lang w:eastAsia="zh-CN"/>
        </w:rPr>
        <w:t xml:space="preserve"> (</w:t>
      </w:r>
      <w:r>
        <w:rPr>
          <w:rFonts w:eastAsia="SimSun" w:hint="eastAsia"/>
          <w:lang w:eastAsia="zh-CN"/>
        </w:rPr>
        <w:t>人参</w:t>
      </w:r>
      <w:r>
        <w:rPr>
          <w:rFonts w:eastAsia="SimSun"/>
          <w:lang w:eastAsia="zh-CN"/>
        </w:rPr>
        <w:t xml:space="preserve">) are aligned as non-sovereign medicines in Figure 3 (b), whereas in Figure </w:t>
      </w:r>
      <w:r w:rsidR="00D52BA9">
        <w:rPr>
          <w:rFonts w:eastAsia="SimSun"/>
          <w:lang w:eastAsia="zh-CN"/>
        </w:rPr>
        <w:t>2</w:t>
      </w:r>
      <w:r>
        <w:rPr>
          <w:rFonts w:eastAsia="SimSun"/>
          <w:lang w:eastAsia="zh-CN"/>
        </w:rPr>
        <w:t xml:space="preserve"> (a), such alignments are nonexistent.</w:t>
      </w:r>
    </w:p>
    <w:p w14:paraId="77C6FEEB" w14:textId="282E7D93" w:rsidR="0007460A" w:rsidRDefault="0007460A">
      <w:pPr>
        <w:rPr>
          <w:rFonts w:eastAsia="SimSun"/>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SimSun"/>
          <w:lang w:eastAsia="zh-CN"/>
        </w:rPr>
      </w:pPr>
      <w:r>
        <w:rPr>
          <w:rFonts w:eastAsia="SimSun" w:hint="eastAsia"/>
          <w:lang w:eastAsia="zh-CN"/>
        </w:rPr>
        <w:t>T</w:t>
      </w:r>
      <w:r>
        <w:rPr>
          <w:rFonts w:eastAsia="SimSun"/>
          <w:lang w:eastAsia="zh-CN"/>
        </w:rPr>
        <w:t xml:space="preserve">he icicle plot visualization allows effective visualization of the </w:t>
      </w:r>
      <w:r w:rsidR="00D36C46">
        <w:rPr>
          <w:rFonts w:eastAsia="SimSun"/>
          <w:lang w:eastAsia="zh-CN"/>
        </w:rPr>
        <w:t>comprising medicines</w:t>
      </w:r>
      <w:r>
        <w:rPr>
          <w:rFonts w:eastAsia="SimSun"/>
          <w:lang w:eastAsia="zh-CN"/>
        </w:rPr>
        <w:t xml:space="preserve"> of formulas</w:t>
      </w:r>
      <w:r w:rsidR="00D36C46">
        <w:rPr>
          <w:rFonts w:eastAsia="SimSun"/>
          <w:lang w:eastAsia="zh-CN"/>
        </w:rPr>
        <w:t xml:space="preserve"> and the comparison of neighboring formulas.</w:t>
      </w:r>
      <w:r w:rsidR="00F65B5D">
        <w:rPr>
          <w:rFonts w:eastAsia="SimSun"/>
          <w:lang w:eastAsia="zh-CN"/>
        </w:rPr>
        <w:t xml:space="preserve"> However, comparing formulas that are far apart</w:t>
      </w:r>
      <w:r w:rsidR="006037D4">
        <w:rPr>
          <w:rFonts w:eastAsia="SimSun"/>
          <w:lang w:eastAsia="zh-CN"/>
        </w:rPr>
        <w:t xml:space="preserve">, </w:t>
      </w:r>
      <w:r w:rsidR="00ED43AD">
        <w:rPr>
          <w:rFonts w:eastAsia="SimSun"/>
          <w:lang w:eastAsia="zh-CN"/>
        </w:rPr>
        <w:t>e.g</w:t>
      </w:r>
      <w:r w:rsidR="006037D4">
        <w:rPr>
          <w:rFonts w:eastAsia="SimSun"/>
          <w:lang w:eastAsia="zh-CN"/>
        </w:rPr>
        <w:t xml:space="preserve">., having different sovereign medicines, </w:t>
      </w:r>
      <w:r w:rsidR="00F65B5D">
        <w:rPr>
          <w:rFonts w:eastAsia="SimSun"/>
          <w:lang w:eastAsia="zh-CN"/>
        </w:rPr>
        <w:t>in the layout is also necessary</w:t>
      </w:r>
      <w:r w:rsidR="006037D4">
        <w:rPr>
          <w:rFonts w:eastAsia="SimSun"/>
          <w:lang w:eastAsia="zh-CN"/>
        </w:rPr>
        <w:t xml:space="preserve"> to provide a deeper understanding of formulas</w:t>
      </w:r>
      <w:r w:rsidR="00F65B5D">
        <w:rPr>
          <w:rFonts w:eastAsia="SimSun"/>
          <w:lang w:eastAsia="zh-CN"/>
        </w:rPr>
        <w:t xml:space="preserve">. Therefore, a </w:t>
      </w:r>
      <w:r w:rsidR="00F367A4">
        <w:rPr>
          <w:rFonts w:eastAsia="SimSun"/>
          <w:lang w:eastAsia="zh-CN"/>
        </w:rPr>
        <w:t>co-</w:t>
      </w:r>
      <w:r w:rsidR="00AA1FBD">
        <w:rPr>
          <w:rFonts w:eastAsia="SimSun"/>
          <w:lang w:eastAsia="zh-CN"/>
        </w:rPr>
        <w:t xml:space="preserve">occurrence </w:t>
      </w:r>
      <w:r w:rsidR="00F367A4">
        <w:rPr>
          <w:rFonts w:eastAsia="SimSun"/>
          <w:lang w:eastAsia="zh-CN"/>
        </w:rPr>
        <w:t xml:space="preserve">matrix view of formulas is </w:t>
      </w:r>
      <w:r w:rsidR="006037D4">
        <w:rPr>
          <w:rFonts w:eastAsia="SimSun"/>
          <w:lang w:eastAsia="zh-CN"/>
        </w:rPr>
        <w:t xml:space="preserve">included to complement the </w:t>
      </w:r>
      <w:r w:rsidR="00ED388C">
        <w:rPr>
          <w:rFonts w:eastAsia="SimSun"/>
          <w:lang w:eastAsia="zh-CN"/>
        </w:rPr>
        <w:t xml:space="preserve">icicle plot. The benefit of using a matrix view is that the complete pair-wise </w:t>
      </w:r>
      <w:r w:rsidR="00EA0184">
        <w:rPr>
          <w:rFonts w:eastAsia="SimSun"/>
          <w:lang w:eastAsia="zh-CN"/>
        </w:rPr>
        <w:t>intersection</w:t>
      </w:r>
      <w:r w:rsidR="00ED388C">
        <w:rPr>
          <w:rFonts w:eastAsia="SimSun"/>
          <w:lang w:eastAsia="zh-CN"/>
        </w:rPr>
        <w:t xml:space="preserve"> information of all formulas can be effectively represented</w:t>
      </w:r>
      <w:r w:rsidR="00EA0184">
        <w:rPr>
          <w:rFonts w:eastAsia="SimSun"/>
          <w:lang w:eastAsia="zh-CN"/>
        </w:rPr>
        <w:t xml:space="preserve"> and easily identified</w:t>
      </w:r>
      <w:r w:rsidR="00ED388C">
        <w:rPr>
          <w:rFonts w:eastAsia="SimSun"/>
          <w:lang w:eastAsia="zh-CN"/>
        </w:rPr>
        <w:t>.</w:t>
      </w:r>
    </w:p>
    <w:p w14:paraId="67BF38AB" w14:textId="77777777" w:rsidR="00EA0184" w:rsidRDefault="00EA0184" w:rsidP="00D434FD">
      <w:pPr>
        <w:rPr>
          <w:rFonts w:eastAsia="SimSun"/>
          <w:lang w:eastAsia="zh-CN"/>
        </w:rPr>
      </w:pPr>
    </w:p>
    <w:p w14:paraId="2F5C3965" w14:textId="1ADF9C87" w:rsidR="00D434FD" w:rsidRDefault="00ED388C" w:rsidP="00D434FD">
      <w:pPr>
        <w:rPr>
          <w:rFonts w:eastAsia="SimSun"/>
          <w:lang w:eastAsia="zh-CN"/>
        </w:rPr>
      </w:pPr>
      <w:r>
        <w:rPr>
          <w:rFonts w:eastAsia="SimSun"/>
          <w:lang w:eastAsia="zh-CN"/>
        </w:rPr>
        <w:t>As shown in</w:t>
      </w:r>
      <w:r w:rsidRPr="005D2B7E">
        <w:rPr>
          <w:rFonts w:eastAsia="SimSun"/>
          <w:lang w:eastAsia="zh-CN"/>
        </w:rPr>
        <w:t xml:space="preserve"> Figure </w:t>
      </w:r>
      <w:r w:rsidR="00D52BA9" w:rsidRPr="005D2B7E">
        <w:rPr>
          <w:rFonts w:eastAsia="SimSun"/>
          <w:lang w:eastAsia="zh-CN"/>
        </w:rPr>
        <w:t>4</w:t>
      </w:r>
      <w:r w:rsidRPr="00ED388C">
        <w:rPr>
          <w:rFonts w:eastAsia="SimSun"/>
          <w:lang w:eastAsia="zh-CN"/>
        </w:rPr>
        <w:t>, the</w:t>
      </w:r>
      <w:r>
        <w:rPr>
          <w:rFonts w:eastAsia="SimSun"/>
          <w:lang w:eastAsia="zh-CN"/>
        </w:rPr>
        <w:t xml:space="preserve"> matrix has formulas</w:t>
      </w:r>
      <w:r w:rsidR="00757D2E">
        <w:rPr>
          <w:rFonts w:eastAsia="SimSun"/>
          <w:lang w:eastAsia="zh-CN"/>
        </w:rPr>
        <w:t xml:space="preserve"> as rows and columns</w:t>
      </w:r>
      <w:r>
        <w:rPr>
          <w:rFonts w:eastAsia="SimSun"/>
          <w:lang w:eastAsia="zh-CN"/>
        </w:rPr>
        <w:t xml:space="preserve">, and an element of the matrix is the number of </w:t>
      </w:r>
      <w:r w:rsidR="00811994">
        <w:rPr>
          <w:rFonts w:eastAsia="SimSun"/>
          <w:lang w:eastAsia="zh-CN"/>
        </w:rPr>
        <w:t>shared</w:t>
      </w:r>
      <w:r>
        <w:rPr>
          <w:rFonts w:eastAsia="SimSun"/>
          <w:lang w:eastAsia="zh-CN"/>
        </w:rPr>
        <w:t xml:space="preserve"> medicines of the corresponding formulas of its </w:t>
      </w:r>
      <w:r>
        <w:rPr>
          <w:rFonts w:eastAsia="SimSun"/>
          <w:lang w:eastAsia="zh-CN"/>
        </w:rPr>
        <w:lastRenderedPageBreak/>
        <w:t xml:space="preserve">row and column. </w:t>
      </w:r>
      <w:r w:rsidR="00551BFB">
        <w:rPr>
          <w:rFonts w:eastAsia="SimSun"/>
          <w:lang w:eastAsia="zh-CN"/>
        </w:rPr>
        <w:t xml:space="preserve">With a sequential color map, this view allows the user to quickly examine each formula's overlapping information </w:t>
      </w:r>
      <w:r w:rsidR="001B3B3A">
        <w:rPr>
          <w:rFonts w:eastAsia="SimSun"/>
          <w:lang w:eastAsia="zh-CN"/>
        </w:rPr>
        <w:t xml:space="preserve">against all others by focusing on a row or a column. Also, the color encoding effectively draws the attention of the user to formulas with the highest number of </w:t>
      </w:r>
      <w:r w:rsidR="00EA0184">
        <w:rPr>
          <w:rFonts w:eastAsia="SimSun"/>
          <w:lang w:eastAsia="zh-CN"/>
        </w:rPr>
        <w:t>shared</w:t>
      </w:r>
      <w:r w:rsidR="001B3B3A">
        <w:rPr>
          <w:rFonts w:eastAsia="SimSun"/>
          <w:lang w:eastAsia="zh-CN"/>
        </w:rPr>
        <w:t xml:space="preserve"> medicines: in this case, </w:t>
      </w:r>
      <w:proofErr w:type="spellStart"/>
      <w:r w:rsidR="001B3B3A">
        <w:rPr>
          <w:rFonts w:eastAsia="SimSun"/>
          <w:lang w:eastAsia="zh-CN"/>
        </w:rPr>
        <w:t>Zuoguiwan</w:t>
      </w:r>
      <w:proofErr w:type="spellEnd"/>
      <w:r w:rsidR="001B3B3A">
        <w:rPr>
          <w:rFonts w:eastAsia="SimSun"/>
          <w:lang w:eastAsia="zh-CN"/>
        </w:rPr>
        <w:t xml:space="preserve"> (</w:t>
      </w:r>
      <w:r w:rsidR="001B3B3A">
        <w:rPr>
          <w:rFonts w:eastAsia="SimSun" w:hint="eastAsia"/>
          <w:lang w:eastAsia="zh-CN"/>
        </w:rPr>
        <w:t>左归丸</w:t>
      </w:r>
      <w:r w:rsidR="001B3B3A">
        <w:rPr>
          <w:rFonts w:eastAsia="SimSun" w:hint="eastAsia"/>
          <w:lang w:eastAsia="zh-CN"/>
        </w:rPr>
        <w:t>)</w:t>
      </w:r>
      <w:r w:rsidR="001B3B3A">
        <w:rPr>
          <w:rFonts w:eastAsia="SimSun"/>
          <w:lang w:eastAsia="zh-CN"/>
        </w:rPr>
        <w:t xml:space="preserve"> and </w:t>
      </w:r>
      <w:proofErr w:type="spellStart"/>
      <w:r w:rsidR="001B3B3A">
        <w:rPr>
          <w:rFonts w:eastAsia="SimSun"/>
          <w:lang w:eastAsia="zh-CN"/>
        </w:rPr>
        <w:t>Youguiwan</w:t>
      </w:r>
      <w:proofErr w:type="spellEnd"/>
      <w:r w:rsidR="001B3B3A">
        <w:rPr>
          <w:rFonts w:eastAsia="SimSun"/>
          <w:lang w:eastAsia="zh-CN"/>
        </w:rPr>
        <w:t xml:space="preserve"> </w:t>
      </w:r>
      <w:r w:rsidR="001B3B3A">
        <w:rPr>
          <w:rFonts w:eastAsia="SimSun" w:hint="eastAsia"/>
          <w:lang w:eastAsia="zh-CN"/>
        </w:rPr>
        <w:t>(</w:t>
      </w:r>
      <w:r w:rsidR="001B3B3A">
        <w:rPr>
          <w:rFonts w:eastAsia="SimSun" w:hint="eastAsia"/>
          <w:lang w:eastAsia="zh-CN"/>
        </w:rPr>
        <w:t>右归丸</w:t>
      </w:r>
      <w:r w:rsidR="001B3B3A">
        <w:rPr>
          <w:rFonts w:eastAsia="SimSun" w:hint="eastAsia"/>
          <w:lang w:eastAsia="zh-CN"/>
        </w:rPr>
        <w:t>)</w:t>
      </w:r>
      <w:r w:rsidR="001B3B3A">
        <w:rPr>
          <w:rFonts w:eastAsia="SimSun"/>
          <w:lang w:eastAsia="zh-CN"/>
        </w:rPr>
        <w:t xml:space="preserve"> as highlighted in red in </w:t>
      </w:r>
      <w:r w:rsidR="001B3B3A" w:rsidRPr="005D2B7E">
        <w:rPr>
          <w:rFonts w:eastAsia="SimSun"/>
          <w:lang w:eastAsia="zh-CN"/>
        </w:rPr>
        <w:t xml:space="preserve">Figure </w:t>
      </w:r>
      <w:r w:rsidR="00D52BA9" w:rsidRPr="005D2B7E">
        <w:rPr>
          <w:rFonts w:eastAsia="SimSun"/>
          <w:lang w:eastAsia="zh-CN"/>
        </w:rPr>
        <w:t>4</w:t>
      </w:r>
      <w:r w:rsidR="001B3B3A">
        <w:rPr>
          <w:rFonts w:eastAsia="SimSun"/>
          <w:lang w:eastAsia="zh-CN"/>
        </w:rPr>
        <w:t xml:space="preserve">.  </w:t>
      </w:r>
    </w:p>
    <w:p w14:paraId="5B99DB92" w14:textId="77777777" w:rsidR="00AA1FBD" w:rsidRPr="00ED388C" w:rsidRDefault="00AA1FBD" w:rsidP="00D434FD">
      <w:pPr>
        <w:rPr>
          <w:rFonts w:eastAsia="SimSun"/>
          <w:lang w:eastAsia="zh-CN"/>
        </w:rPr>
      </w:pPr>
    </w:p>
    <w:p w14:paraId="1A944227" w14:textId="3397D550" w:rsidR="0007460A" w:rsidRDefault="00A75009">
      <w:pPr>
        <w:rPr>
          <w:rFonts w:eastAsia="SimSun"/>
          <w:lang w:eastAsia="zh-CN"/>
        </w:rPr>
      </w:pPr>
      <w:r>
        <w:rPr>
          <w:rFonts w:eastAsia="SimSun"/>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3"/>
                    <a:stretch>
                      <a:fillRect/>
                    </a:stretch>
                  </pic:blipFill>
                  <pic:spPr>
                    <a:xfrm>
                      <a:off x="0" y="0"/>
                      <a:ext cx="5486400" cy="4398010"/>
                    </a:xfrm>
                    <a:prstGeom prst="rect">
                      <a:avLst/>
                    </a:prstGeom>
                  </pic:spPr>
                </pic:pic>
              </a:graphicData>
            </a:graphic>
          </wp:inline>
        </w:drawing>
      </w:r>
    </w:p>
    <w:p w14:paraId="5547D8AA" w14:textId="18678D27" w:rsidR="00F367A4" w:rsidRDefault="00F367A4" w:rsidP="00F367A4">
      <w:pPr>
        <w:jc w:val="center"/>
        <w:rPr>
          <w:rFonts w:eastAsia="Times New Roman"/>
          <w:lang w:eastAsia="zh-CN"/>
        </w:rPr>
      </w:pPr>
      <w:r w:rsidRPr="005D2B7E">
        <w:t>Fig.</w:t>
      </w:r>
      <w:r w:rsidRPr="005D2B7E">
        <w:rPr>
          <w:spacing w:val="-2"/>
        </w:rPr>
        <w:t xml:space="preserve"> </w:t>
      </w:r>
      <w:r w:rsidR="00D52BA9" w:rsidRPr="005D2B7E">
        <w:rPr>
          <w:rFonts w:eastAsia="SimSun"/>
          <w:lang w:eastAsia="zh-CN"/>
        </w:rPr>
        <w:t>4</w:t>
      </w:r>
      <w:r w:rsidR="00ED388C">
        <w:rPr>
          <w:rFonts w:eastAsia="SimSun"/>
          <w:lang w:eastAsia="zh-CN"/>
        </w:rPr>
        <w:t xml:space="preserve">: </w:t>
      </w:r>
      <w:r w:rsidR="00D52BA9">
        <w:rPr>
          <w:rFonts w:eastAsia="SimSun"/>
          <w:lang w:eastAsia="zh-CN"/>
        </w:rPr>
        <w:t>T</w:t>
      </w:r>
      <w:r w:rsidR="00ED388C">
        <w:rPr>
          <w:rFonts w:eastAsia="SimSun"/>
          <w:lang w:eastAsia="zh-CN"/>
        </w:rPr>
        <w:t xml:space="preserve">he </w:t>
      </w:r>
      <w:r w:rsidR="00811994">
        <w:t>shared medicine</w:t>
      </w:r>
      <w:r w:rsidR="00AA1FBD">
        <w:rPr>
          <w:rFonts w:eastAsia="SimSun"/>
          <w:lang w:eastAsia="zh-CN"/>
        </w:rPr>
        <w:t xml:space="preserve"> </w:t>
      </w:r>
      <w:r>
        <w:t>matrix view of formulas.</w:t>
      </w:r>
    </w:p>
    <w:p w14:paraId="652377E4" w14:textId="77777777" w:rsidR="006C0A20" w:rsidRDefault="006C0A20">
      <w:pPr>
        <w:rPr>
          <w:rFonts w:eastAsia="SimSun"/>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SimSun"/>
          <w:lang w:eastAsia="zh-CN"/>
        </w:rPr>
      </w:pPr>
      <w:r>
        <w:rPr>
          <w:rFonts w:eastAsia="SimSun"/>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SimSun" w:hint="eastAsia"/>
          <w:lang w:eastAsia="zh-CN"/>
        </w:rPr>
        <w:t xml:space="preserve"> </w:t>
      </w:r>
      <w:r>
        <w:rPr>
          <w:rFonts w:eastAsia="SimSun"/>
          <w:lang w:eastAsia="zh-CN"/>
        </w:rPr>
        <w:t xml:space="preserve">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w:t>
      </w:r>
      <w:r>
        <w:rPr>
          <w:rFonts w:eastAsia="SimSun"/>
          <w:lang w:eastAsia="zh-CN"/>
        </w:rPr>
        <w:lastRenderedPageBreak/>
        <w:t>there to get the medicine colors and/or the continuous 2D color map that spans the entire dimensionality reduced attribute space.</w:t>
      </w:r>
    </w:p>
    <w:p w14:paraId="651CCFCA" w14:textId="77777777" w:rsidR="00065FDF" w:rsidRDefault="007C3805">
      <w:pPr>
        <w:jc w:val="center"/>
        <w:rPr>
          <w:rFonts w:eastAsia="SimSun"/>
          <w:lang w:eastAsia="zh-CN"/>
        </w:rPr>
      </w:pPr>
      <w:r>
        <w:rPr>
          <w:noProof/>
        </w:rPr>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4"/>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SimSun"/>
          <w:lang w:eastAsia="zh-CN"/>
        </w:rPr>
      </w:pPr>
      <w:r>
        <w:rPr>
          <w:rFonts w:eastAsia="SimSun"/>
          <w:lang w:eastAsia="zh-CN"/>
        </w:rPr>
        <w:t xml:space="preserve">Colors of representative medicine are carefully chosen to show TCM concepts. These TCM concepts include </w:t>
      </w:r>
      <w:proofErr w:type="spellStart"/>
      <w:r>
        <w:rPr>
          <w:rFonts w:eastAsia="SimSun"/>
          <w:lang w:eastAsia="zh-CN"/>
        </w:rPr>
        <w:t>Wuxing</w:t>
      </w:r>
      <w:proofErr w:type="spellEnd"/>
      <w:r>
        <w:rPr>
          <w:rFonts w:eastAsia="SimSun"/>
          <w:lang w:eastAsia="zh-CN"/>
        </w:rPr>
        <w:t xml:space="preserve"> (</w:t>
      </w:r>
      <w:r>
        <w:rPr>
          <w:rFonts w:eastAsia="SimSun" w:hint="eastAsia"/>
          <w:lang w:eastAsia="zh-CN"/>
        </w:rPr>
        <w:t>五行</w:t>
      </w:r>
      <w:r>
        <w:rPr>
          <w:rFonts w:eastAsia="SimSun"/>
          <w:lang w:eastAsia="zh-CN"/>
        </w:rPr>
        <w:t xml:space="preserve">), </w:t>
      </w:r>
      <w:proofErr w:type="spellStart"/>
      <w:r>
        <w:rPr>
          <w:rFonts w:eastAsia="SimSun"/>
          <w:lang w:eastAsia="zh-CN"/>
        </w:rPr>
        <w:t>Wuse</w:t>
      </w:r>
      <w:proofErr w:type="spellEnd"/>
      <w:r>
        <w:rPr>
          <w:rFonts w:eastAsia="SimSun"/>
          <w:lang w:eastAsia="zh-CN"/>
        </w:rPr>
        <w:t xml:space="preserve"> (</w:t>
      </w:r>
      <w:r>
        <w:rPr>
          <w:rFonts w:eastAsia="SimSun" w:hint="eastAsia"/>
          <w:lang w:eastAsia="zh-CN"/>
        </w:rPr>
        <w:t>五色</w:t>
      </w:r>
      <w:r>
        <w:rPr>
          <w:rFonts w:eastAsia="SimSun"/>
          <w:lang w:eastAsia="zh-CN"/>
        </w:rPr>
        <w:t xml:space="preserve">), and </w:t>
      </w:r>
      <w:proofErr w:type="spellStart"/>
      <w:r>
        <w:rPr>
          <w:rFonts w:eastAsia="SimSun"/>
          <w:lang w:eastAsia="zh-CN"/>
        </w:rPr>
        <w:t>Wuzang</w:t>
      </w:r>
      <w:proofErr w:type="spellEnd"/>
      <w:r>
        <w:rPr>
          <w:rFonts w:eastAsia="SimSun"/>
          <w:lang w:eastAsia="zh-CN"/>
        </w:rPr>
        <w:t xml:space="preserve"> (</w:t>
      </w:r>
      <w:r>
        <w:rPr>
          <w:rFonts w:eastAsia="SimSun" w:hint="eastAsia"/>
          <w:lang w:eastAsia="zh-CN"/>
        </w:rPr>
        <w:t>五脏</w:t>
      </w:r>
      <w:r>
        <w:rPr>
          <w:rFonts w:eastAsia="SimSun"/>
          <w:lang w:eastAsia="zh-CN"/>
        </w:rPr>
        <w:t>) as summarized in Figure 6. The associated colors are handpicked to show the connection to “</w:t>
      </w:r>
      <w:proofErr w:type="spellStart"/>
      <w:r>
        <w:rPr>
          <w:rFonts w:eastAsia="SimSun"/>
          <w:lang w:eastAsia="zh-CN"/>
        </w:rPr>
        <w:t>Wuse</w:t>
      </w:r>
      <w:proofErr w:type="spellEnd"/>
      <w:r>
        <w:rPr>
          <w:rFonts w:eastAsia="SimSun"/>
          <w:lang w:eastAsia="zh-CN"/>
        </w:rPr>
        <w:t xml:space="preserve">” with perceptual and aesthetic considerations—the luminance of colors should not vary too much, and saturated colors should be avoided. Initially, </w:t>
      </w:r>
      <w:proofErr w:type="spellStart"/>
      <w:r>
        <w:rPr>
          <w:rFonts w:eastAsia="SimSun"/>
          <w:lang w:eastAsia="zh-CN"/>
        </w:rPr>
        <w:t>isoluminant</w:t>
      </w:r>
      <w:proofErr w:type="spellEnd"/>
      <w:r>
        <w:rPr>
          <w:rFonts w:eastAsia="SimSun"/>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SimSun" w:hint="eastAsia"/>
          <w:lang w:eastAsia="zh-CN"/>
        </w:rPr>
        <w:t>≤</w:t>
      </w:r>
      <w:r>
        <w:rPr>
          <w:rFonts w:eastAsia="SimSun"/>
          <w:lang w:eastAsia="zh-CN"/>
        </w:rPr>
        <w:t xml:space="preserve">Y </w:t>
      </w:r>
      <w:r>
        <w:rPr>
          <w:rFonts w:eastAsia="SimSun" w:hint="eastAsia"/>
          <w:lang w:eastAsia="zh-CN"/>
        </w:rPr>
        <w:t>≤</w:t>
      </w:r>
      <w:r>
        <w:rPr>
          <w:rFonts w:eastAsia="SimSun"/>
          <w:lang w:eastAsia="zh-CN"/>
        </w:rPr>
        <w:t xml:space="preserve"> 62).</w:t>
      </w:r>
    </w:p>
    <w:p w14:paraId="677DB4B9" w14:textId="77777777" w:rsidR="00065FDF" w:rsidRDefault="007C3805">
      <w:pPr>
        <w:jc w:val="center"/>
        <w:rPr>
          <w:rFonts w:eastAsia="SimSun"/>
          <w:lang w:eastAsia="zh-CN"/>
        </w:rPr>
      </w:pPr>
      <w:r>
        <w:rPr>
          <w:rFonts w:eastAsia="SimSun"/>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SimSun"/>
          <w:lang w:eastAsia="zh-CN"/>
        </w:rPr>
      </w:pPr>
      <w:r>
        <w:rPr>
          <w:rFonts w:eastAsia="SimSun"/>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6" type="#_x0000_t75" style="width:50.45pt;height:16.15pt" o:ole="">
            <v:imagedata r:id="rId56" o:title=""/>
          </v:shape>
          <o:OLEObject Type="Embed" ProgID="Equation.DSMT4" ShapeID="_x0000_i1046" DrawAspect="Content" ObjectID="_1719770365" r:id="rId57"/>
        </w:object>
      </w:r>
      <w:r>
        <w:rPr>
          <w:lang w:eastAsia="zh-CN"/>
        </w:rPr>
        <w:t xml:space="preserve"> that is calculated by first transforming XYZ color stimuli to the </w:t>
      </w:r>
      <w:r>
        <w:rPr>
          <w:position w:val="-10"/>
        </w:rPr>
        <w:object w:dxaOrig="802" w:dyaOrig="319" w14:anchorId="14D60252">
          <v:shape id="_x0000_i1047" type="#_x0000_t75" style="width:40.45pt;height:16.15pt" o:ole="">
            <v:imagedata r:id="rId58" o:title=""/>
          </v:shape>
          <o:OLEObject Type="Embed" ProgID="Equation.DSMT4" ShapeID="_x0000_i1047" DrawAspect="Content" ObjectID="_1719770366" r:id="rId59"/>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SimSun" w:hint="eastAsia"/>
          <w:lang w:eastAsia="zh-CN"/>
        </w:rPr>
        <w:t>,</w:t>
      </w:r>
      <w:r>
        <w:rPr>
          <w:position w:val="-6"/>
        </w:rPr>
        <w:object w:dxaOrig="337" w:dyaOrig="283" w14:anchorId="429F501B">
          <v:shape id="_x0000_i1048" type="#_x0000_t75" style="width:16.55pt;height:14.25pt" o:ole="">
            <v:imagedata r:id="rId60" o:title=""/>
          </v:shape>
          <o:OLEObject Type="Embed" ProgID="Equation.DSMT4" ShapeID="_x0000_i1048" DrawAspect="Content" ObjectID="_1719770367" r:id="rId61"/>
        </w:object>
      </w:r>
      <w:r>
        <w:rPr>
          <w:rFonts w:eastAsia="SimSun" w:hint="eastAsia"/>
          <w:lang w:eastAsia="zh-CN"/>
        </w:rPr>
        <w:t>a</w:t>
      </w:r>
      <w:r>
        <w:rPr>
          <w:rFonts w:eastAsia="SimSun"/>
          <w:lang w:eastAsia="zh-CN"/>
        </w:rPr>
        <w:t xml:space="preserve">nd </w:t>
      </w:r>
      <w:r>
        <w:rPr>
          <w:position w:val="-6"/>
        </w:rPr>
        <w:object w:dxaOrig="310" w:dyaOrig="283" w14:anchorId="7791175D">
          <v:shape id="_x0000_i1049" type="#_x0000_t75" style="width:15.4pt;height:14.25pt" o:ole="">
            <v:imagedata r:id="rId62" o:title=""/>
          </v:shape>
          <o:OLEObject Type="Embed" ProgID="Equation.DSMT4" ShapeID="_x0000_i1049" DrawAspect="Content" ObjectID="_1719770368" r:id="rId63"/>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lastRenderedPageBreak/>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SimSun"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0" type="#_x0000_t75" style="width:175.2pt;height:33.9pt" o:ole="">
            <v:imagedata r:id="rId64" o:title=""/>
          </v:shape>
          <o:OLEObject Type="Embed" ProgID="Equation.DSMT4" ShapeID="_x0000_i1050" DrawAspect="Content" ObjectID="_1719770369" r:id="rId65"/>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1" type="#_x0000_t75" style="width:11.15pt;height:13.5pt" o:ole="">
            <v:imagedata r:id="rId66" o:title=""/>
          </v:shape>
          <o:OLEObject Type="Embed" ProgID="Equation.DSMT4" ShapeID="_x0000_i1051" DrawAspect="Content" ObjectID="_1719770370" r:id="rId67"/>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2" type="#_x0000_t75" style="width:1in;height:16.15pt" o:ole="">
            <v:imagedata r:id="rId68" o:title=""/>
          </v:shape>
          <o:OLEObject Type="Embed" ProgID="Equation.DSMT4" ShapeID="_x0000_i1052" DrawAspect="Content" ObjectID="_1719770371" r:id="rId69"/>
        </w:object>
      </w:r>
      <w:r>
        <w:rPr>
          <w:lang w:eastAsia="zh-CN"/>
        </w:rPr>
        <w:t>, interpolated</w:t>
      </w:r>
      <w:r>
        <w:rPr>
          <w:rFonts w:eastAsia="SimSun"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3" type="#_x0000_t75" style="width:41.95pt;height:16.15pt" o:ole="">
            <v:imagedata r:id="rId70" o:title=""/>
          </v:shape>
          <o:OLEObject Type="Embed" ProgID="Equation.DSMT4" ShapeID="_x0000_i1053" DrawAspect="Content" ObjectID="_1719770372" r:id="rId71"/>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1167455F" w:rsidR="00065FDF" w:rsidRDefault="007C3805">
      <w:pPr>
        <w:rPr>
          <w:lang w:eastAsia="zh-CN"/>
        </w:rPr>
      </w:pPr>
      <w:r>
        <w:rPr>
          <w:lang w:eastAsia="zh-CN"/>
        </w:rPr>
        <w:t>The choice is made due to two reasons: first, the measure of Euclidean distance which matches the distance of medicines</w:t>
      </w:r>
      <w:r w:rsidR="00D52BA9">
        <w:rPr>
          <w:lang w:eastAsia="zh-CN"/>
        </w:rPr>
        <w:t xml:space="preserve">, </w:t>
      </w:r>
      <w:r>
        <w:rPr>
          <w:lang w:eastAsia="zh-CN"/>
        </w:rPr>
        <w:t>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SimSun"/>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SimSun" w:hint="eastAsia"/>
          <w:lang w:eastAsia="zh-CN"/>
        </w:rPr>
        <w:t xml:space="preserve"> </w:t>
      </w:r>
      <w:r>
        <w:rPr>
          <w:rFonts w:eastAsia="SimSun"/>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SimSun"/>
          <w:lang w:eastAsia="zh-CN"/>
        </w:rPr>
      </w:pPr>
      <w:r>
        <w:rPr>
          <w:rFonts w:eastAsia="SimSun" w:hint="eastAsia"/>
          <w:lang w:eastAsia="zh-CN"/>
        </w:rPr>
        <w:t xml:space="preserve"> </w:t>
      </w:r>
      <w:r>
        <w:rPr>
          <w:rFonts w:eastAsia="SimSun"/>
          <w:lang w:eastAsia="zh-CN"/>
        </w:rPr>
        <w:t xml:space="preserve">                                                                        (b)</w:t>
      </w:r>
    </w:p>
    <w:p w14:paraId="405158DB" w14:textId="77777777" w:rsidR="00065FDF" w:rsidRDefault="007C3805">
      <w:pPr>
        <w:ind w:leftChars="300" w:left="720"/>
        <w:rPr>
          <w:rFonts w:eastAsia="SimSun"/>
          <w:lang w:eastAsia="zh-CN"/>
        </w:rPr>
      </w:pPr>
      <w:r>
        <w:rPr>
          <w:noProof/>
        </w:rPr>
        <w:lastRenderedPageBreak/>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SimSun"/>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SimSun"/>
          <w:lang w:eastAsia="zh-CN"/>
        </w:rPr>
      </w:pPr>
      <w:r>
        <w:rPr>
          <w:rFonts w:eastAsia="SimSun"/>
          <w:lang w:eastAsia="zh-CN"/>
        </w:rPr>
        <w:t>(c)</w:t>
      </w:r>
      <w:r>
        <w:rPr>
          <w:rFonts w:eastAsia="SimSun" w:hint="eastAsia"/>
          <w:lang w:eastAsia="zh-CN"/>
        </w:rPr>
        <w:t xml:space="preserve"> </w:t>
      </w:r>
      <w:r>
        <w:rPr>
          <w:rFonts w:eastAsia="SimSun"/>
          <w:lang w:eastAsia="zh-CN"/>
        </w:rPr>
        <w:t xml:space="preserve">                                                                       </w:t>
      </w:r>
      <w:proofErr w:type="gramStart"/>
      <w:r>
        <w:rPr>
          <w:rFonts w:eastAsia="SimSun"/>
          <w:lang w:eastAsia="zh-CN"/>
        </w:rPr>
        <w:t xml:space="preserve">   (</w:t>
      </w:r>
      <w:proofErr w:type="gramEnd"/>
      <w:r>
        <w:rPr>
          <w:rFonts w:eastAsia="SimSun"/>
          <w:lang w:eastAsia="zh-CN"/>
        </w:rPr>
        <w:t>d)</w:t>
      </w:r>
    </w:p>
    <w:p w14:paraId="797DBF9E" w14:textId="7C6D5677" w:rsidR="00065FDF" w:rsidRDefault="007C3805">
      <w:pPr>
        <w:rPr>
          <w:rFonts w:eastAsia="SimSun"/>
          <w:lang w:eastAsia="zh-CN"/>
        </w:rPr>
      </w:pPr>
      <w:r>
        <w:rPr>
          <w:rFonts w:eastAsia="SimSun"/>
          <w:lang w:eastAsia="zh-CN"/>
        </w:rPr>
        <w:t xml:space="preserve">Fig. 7: Color encoding with our method for tonic </w:t>
      </w:r>
      <w:del w:id="30" w:author="PengSuyuan" w:date="2022-07-19T16:14:00Z">
        <w:r w:rsidDel="00AA115A">
          <w:rPr>
            <w:rFonts w:eastAsia="SimSun"/>
            <w:lang w:eastAsia="zh-CN"/>
          </w:rPr>
          <w:delText>prescription</w:delText>
        </w:r>
      </w:del>
      <w:ins w:id="31" w:author="PengSuyuan" w:date="2022-07-19T16:14:00Z">
        <w:r w:rsidR="00AA115A">
          <w:rPr>
            <w:rFonts w:eastAsia="SimSun"/>
            <w:lang w:eastAsia="zh-CN"/>
          </w:rPr>
          <w:t>formula</w:t>
        </w:r>
      </w:ins>
      <w:r>
        <w:rPr>
          <w:rFonts w:eastAsia="SimSun"/>
          <w:lang w:eastAsia="zh-CN"/>
        </w:rPr>
        <w:t xml:space="preserve">s (the left column) and heat-clearing </w:t>
      </w:r>
      <w:del w:id="32" w:author="PengSuyuan" w:date="2022-07-19T16:14:00Z">
        <w:r w:rsidDel="00AA115A">
          <w:rPr>
            <w:rFonts w:eastAsia="SimSun"/>
            <w:lang w:eastAsia="zh-CN"/>
          </w:rPr>
          <w:delText>prescription</w:delText>
        </w:r>
      </w:del>
      <w:ins w:id="33" w:author="PengSuyuan" w:date="2022-07-19T16:14:00Z">
        <w:r w:rsidR="00AA115A">
          <w:rPr>
            <w:rFonts w:eastAsia="SimSun"/>
            <w:lang w:eastAsia="zh-CN"/>
          </w:rPr>
          <w:t>formula</w:t>
        </w:r>
      </w:ins>
      <w:r>
        <w:rPr>
          <w:rFonts w:eastAsia="SimSun"/>
          <w:lang w:eastAsia="zh-CN"/>
        </w:rPr>
        <w:t>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SimSun"/>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SimSun"/>
          <w:lang w:eastAsia="zh-CN"/>
        </w:rPr>
      </w:pPr>
      <w:r>
        <w:rPr>
          <w:rFonts w:eastAsia="SimSun" w:hint="eastAsia"/>
          <w:lang w:eastAsia="zh-CN"/>
        </w:rPr>
        <w:t xml:space="preserve"> </w:t>
      </w:r>
      <w:r>
        <w:rPr>
          <w:rFonts w:eastAsia="SimSun"/>
          <w:lang w:eastAsia="zh-CN"/>
        </w:rPr>
        <w:t xml:space="preserve">                                                                            (b)</w:t>
      </w:r>
    </w:p>
    <w:p w14:paraId="3F04E2C7" w14:textId="77777777" w:rsidR="00956C8E" w:rsidRDefault="00956C8E" w:rsidP="00956C8E">
      <w:pPr>
        <w:ind w:left="120" w:hangingChars="50" w:hanging="120"/>
        <w:rPr>
          <w:rFonts w:eastAsia="SimSun"/>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SimSun" w:hint="eastAsia"/>
          <w:lang w:eastAsia="zh-CN"/>
        </w:rPr>
        <w:t xml:space="preserve"> </w:t>
      </w:r>
      <w:r>
        <w:rPr>
          <w:rFonts w:eastAsia="SimSun"/>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SimSun"/>
          <w:lang w:eastAsia="zh-CN"/>
        </w:rPr>
      </w:pPr>
      <w:r>
        <w:rPr>
          <w:rFonts w:eastAsia="SimSun" w:hint="eastAsia"/>
          <w:lang w:eastAsia="zh-CN"/>
        </w:rPr>
        <w:t xml:space="preserve"> </w:t>
      </w:r>
      <w:r>
        <w:rPr>
          <w:rFonts w:eastAsia="SimSun"/>
          <w:lang w:eastAsia="zh-CN"/>
        </w:rPr>
        <w:t xml:space="preserve">                                                        (c)                                                                        </w:t>
      </w:r>
      <w:proofErr w:type="gramStart"/>
      <w:r>
        <w:rPr>
          <w:rFonts w:eastAsia="SimSun"/>
          <w:lang w:eastAsia="zh-CN"/>
        </w:rPr>
        <w:t xml:space="preserve">   (</w:t>
      </w:r>
      <w:proofErr w:type="gramEnd"/>
      <w:r>
        <w:rPr>
          <w:rFonts w:eastAsia="SimSun"/>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186A11B1"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xml:space="preserve">’ package for color space transformations, Visualization and user interactions were realized in JavaScript aided by the </w:t>
      </w:r>
      <w:r w:rsidR="00AE663A">
        <w:t>‘</w:t>
      </w:r>
      <w:r>
        <w:t>D3</w:t>
      </w:r>
      <w:r w:rsidR="00AE663A">
        <w:t>’</w:t>
      </w:r>
      <w:r>
        <w:t xml:space="preserve"> package, and the communication between python and JavaScript components is achieved using the ‘eel’ package.</w:t>
      </w:r>
    </w:p>
    <w:p w14:paraId="39EB344B" w14:textId="77777777" w:rsidR="00956C8E" w:rsidRPr="00956C8E" w:rsidRDefault="00956C8E">
      <w:pPr>
        <w:rPr>
          <w:rFonts w:eastAsia="SimSun"/>
          <w:lang w:eastAsia="zh-CN"/>
        </w:rPr>
      </w:pPr>
    </w:p>
    <w:p w14:paraId="28B7C179" w14:textId="6B8F66BE" w:rsidR="00B8331F" w:rsidRDefault="007C3805" w:rsidP="00B21B44">
      <w:pPr>
        <w:pStyle w:val="2"/>
      </w:pPr>
      <w:bookmarkStart w:id="34" w:name="Results"/>
      <w:bookmarkStart w:id="35" w:name="_Results_1"/>
      <w:bookmarkEnd w:id="34"/>
      <w:bookmarkEnd w:id="35"/>
      <w:r>
        <w:lastRenderedPageBreak/>
        <w:t>Results</w:t>
      </w:r>
    </w:p>
    <w:p w14:paraId="5A79470F" w14:textId="7D0BC00F" w:rsidR="00384E7A" w:rsidRDefault="00811994" w:rsidP="007C4670">
      <w:pPr>
        <w:pStyle w:val="3"/>
        <w:rPr>
          <w:color w:val="FF0000"/>
        </w:rPr>
      </w:pPr>
      <w:r>
        <w:t>Overview</w:t>
      </w:r>
      <w:r w:rsidR="00384E7A">
        <w:t xml:space="preserve"> </w:t>
      </w:r>
    </w:p>
    <w:p w14:paraId="250E2E17" w14:textId="77777777" w:rsidR="003063C2" w:rsidRDefault="003063C2" w:rsidP="00384E7A">
      <w:pPr>
        <w:rPr>
          <w:color w:val="FF0000"/>
        </w:rPr>
      </w:pPr>
    </w:p>
    <w:p w14:paraId="44DCEAA6" w14:textId="099B1922" w:rsidR="00146362" w:rsidRDefault="00146362" w:rsidP="00E544DC">
      <w:pPr>
        <w:rPr>
          <w:color w:val="4F81BD" w:themeColor="accent1"/>
        </w:rPr>
      </w:pPr>
      <w:r w:rsidRPr="00146362">
        <w:rPr>
          <w:color w:val="4F81BD" w:themeColor="accent1"/>
        </w:rPr>
        <w:t xml:space="preserve">The evaluation of our method is performed with the analysis of two representative use cases-- tonic and heat-clearing </w:t>
      </w:r>
      <w:del w:id="36" w:author="PengSuyuan" w:date="2022-07-19T16:14:00Z">
        <w:r w:rsidRPr="00146362" w:rsidDel="00AA115A">
          <w:rPr>
            <w:color w:val="4F81BD" w:themeColor="accent1"/>
          </w:rPr>
          <w:delText>prescription</w:delText>
        </w:r>
      </w:del>
      <w:ins w:id="37" w:author="PengSuyuan" w:date="2022-07-19T16:14:00Z">
        <w:r w:rsidR="00AA115A">
          <w:rPr>
            <w:color w:val="4F81BD" w:themeColor="accent1"/>
          </w:rPr>
          <w:t>formula</w:t>
        </w:r>
      </w:ins>
      <w:r w:rsidRPr="00146362">
        <w:rPr>
          <w:color w:val="4F81BD" w:themeColor="accent1"/>
        </w:rPr>
        <w:t xml:space="preserve">s---by two TCM experts (SP and XH). Each TCM expert was asked to analyze one category of formulas using the web-based tool with think-aloud protocol analysis and provide feedback after the session. Both experts were systematically trained in TCM, and have obtained clinical degrees and certificates in TCM. One has obtained a doctoral degree in TCM (SP), while the other has been working in clinical for over nine years (XH). Both experts have more than fourteen years of expertise in TCM. </w:t>
      </w:r>
    </w:p>
    <w:p w14:paraId="07C232DE" w14:textId="77777777" w:rsidR="00146362" w:rsidRDefault="00146362" w:rsidP="00E544DC">
      <w:pPr>
        <w:rPr>
          <w:color w:val="4F81BD" w:themeColor="accent1"/>
        </w:rPr>
      </w:pPr>
    </w:p>
    <w:p w14:paraId="051E3261" w14:textId="4889CE33" w:rsidR="00B5725F" w:rsidRDefault="00B5725F" w:rsidP="00B5725F">
      <w:r>
        <w:t>After introducing our new method, participants were asked to explore the medicine formulas data with our visualization tool while the observer observed and talked to participants. Afterward, they were asked to provide further feedback on the method.</w:t>
      </w:r>
    </w:p>
    <w:p w14:paraId="69B86779" w14:textId="6266787A" w:rsidR="00C20007" w:rsidRDefault="00C20007" w:rsidP="00B5725F"/>
    <w:p w14:paraId="1028D343" w14:textId="1C7BEE79" w:rsidR="00C20007" w:rsidRDefault="00C20007" w:rsidP="00B5725F">
      <w:r>
        <w:t>Visualizations of the two use cases presented to the TCM experts as in the web-based tool are shown in Figure 9. The</w:t>
      </w:r>
      <w:r w:rsidR="00037506">
        <w:t xml:space="preserve"> three linked views:</w:t>
      </w:r>
      <w:r>
        <w:t xml:space="preserve"> </w:t>
      </w:r>
      <w:r w:rsidR="00037506">
        <w:t xml:space="preserve">dimensionality-reduction-based medicine view, the medicine formulas view, and the shared medicine matrix view are laid out from left to right as shown in Figure 9. </w:t>
      </w:r>
    </w:p>
    <w:p w14:paraId="1CF04804" w14:textId="77777777" w:rsidR="00B5725F" w:rsidRPr="00E544DC" w:rsidRDefault="00B5725F" w:rsidP="00B5725F">
      <w:pPr>
        <w:rPr>
          <w:color w:val="4F81BD" w:themeColor="accent1"/>
        </w:rPr>
      </w:pPr>
    </w:p>
    <w:p w14:paraId="62A6D6C1" w14:textId="46D3EF18" w:rsidR="00464601" w:rsidRDefault="00B92180" w:rsidP="00EC1A5E">
      <w:pPr>
        <w:jc w:val="center"/>
      </w:pPr>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4B883812" w14:textId="1E1FD13F" w:rsidR="007C4670" w:rsidRDefault="007C4670" w:rsidP="00EC1A5E">
      <w:pPr>
        <w:pStyle w:val="af7"/>
        <w:numPr>
          <w:ilvl w:val="0"/>
          <w:numId w:val="6"/>
        </w:numPr>
        <w:jc w:val="center"/>
      </w:pPr>
      <w:r>
        <w:t xml:space="preserve">Tonic </w:t>
      </w:r>
      <w:del w:id="38" w:author="PengSuyuan" w:date="2022-07-19T16:14:00Z">
        <w:r w:rsidDel="00AA115A">
          <w:delText>prescription</w:delText>
        </w:r>
      </w:del>
      <w:ins w:id="39" w:author="PengSuyuan" w:date="2022-07-19T16:14:00Z">
        <w:r w:rsidR="00AA115A">
          <w:t>formula</w:t>
        </w:r>
      </w:ins>
      <w:r>
        <w:t>s.</w:t>
      </w:r>
    </w:p>
    <w:p w14:paraId="77EF207E" w14:textId="56DA3306" w:rsidR="00B92180" w:rsidRDefault="00B92180" w:rsidP="00EC1A5E">
      <w:pPr>
        <w:jc w:val="center"/>
      </w:pPr>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p>
    <w:p w14:paraId="3D559CED" w14:textId="45AB1196" w:rsidR="00EC1A5E" w:rsidRDefault="007C4670" w:rsidP="00EC1A5E">
      <w:pPr>
        <w:pStyle w:val="af7"/>
        <w:numPr>
          <w:ilvl w:val="0"/>
          <w:numId w:val="6"/>
        </w:numPr>
        <w:jc w:val="center"/>
      </w:pPr>
      <w:bookmarkStart w:id="40" w:name="_Hlk109140474"/>
      <w:bookmarkStart w:id="41" w:name="OLE_LINK1"/>
      <w:r>
        <w:t xml:space="preserve">Heat-clearing </w:t>
      </w:r>
      <w:del w:id="42" w:author="PengSuyuan" w:date="2022-07-19T16:14:00Z">
        <w:r w:rsidDel="00AA115A">
          <w:delText>prescription</w:delText>
        </w:r>
      </w:del>
      <w:ins w:id="43" w:author="PengSuyuan" w:date="2022-07-19T16:14:00Z">
        <w:r w:rsidR="00AA115A">
          <w:t>formula</w:t>
        </w:r>
      </w:ins>
      <w:r>
        <w:t>s.</w:t>
      </w:r>
    </w:p>
    <w:bookmarkEnd w:id="40"/>
    <w:bookmarkEnd w:id="41"/>
    <w:p w14:paraId="38C39185" w14:textId="652D1590" w:rsidR="007C4670" w:rsidRDefault="007C4670" w:rsidP="007C4670">
      <w:r>
        <w:rPr>
          <w:rFonts w:hint="eastAsia"/>
        </w:rPr>
        <w:t>F</w:t>
      </w:r>
      <w:r>
        <w:t xml:space="preserve">ig. 9: </w:t>
      </w:r>
      <w:r w:rsidR="005A4F65">
        <w:t xml:space="preserve">Visualizations of two typical groups of medicine formulas with our method: (a) tonic </w:t>
      </w:r>
      <w:del w:id="44" w:author="PengSuyuan" w:date="2022-07-19T16:14:00Z">
        <w:r w:rsidR="005A4F65" w:rsidDel="00AA115A">
          <w:delText>prescription</w:delText>
        </w:r>
      </w:del>
      <w:ins w:id="45" w:author="PengSuyuan" w:date="2022-07-19T16:14:00Z">
        <w:r w:rsidR="00AA115A">
          <w:t>formula</w:t>
        </w:r>
      </w:ins>
      <w:r w:rsidR="005A4F65">
        <w:t xml:space="preserve">s and (b) heat-clearing </w:t>
      </w:r>
      <w:del w:id="46" w:author="PengSuyuan" w:date="2022-07-19T16:14:00Z">
        <w:r w:rsidR="005A4F65" w:rsidDel="00AA115A">
          <w:delText>prescription</w:delText>
        </w:r>
      </w:del>
      <w:ins w:id="47" w:author="PengSuyuan" w:date="2022-07-19T16:14:00Z">
        <w:r w:rsidR="00AA115A">
          <w:t>formula</w:t>
        </w:r>
      </w:ins>
      <w:r w:rsidR="005A4F65">
        <w:t xml:space="preserve">s. </w:t>
      </w:r>
    </w:p>
    <w:p w14:paraId="20711742" w14:textId="2D95FB5F" w:rsidR="00257F8A" w:rsidRPr="00257F8A" w:rsidRDefault="00257F8A" w:rsidP="00257F8A">
      <w:pPr>
        <w:pStyle w:val="3"/>
      </w:pPr>
      <w:r>
        <w:t>Statistics of Datasets for Evaluation</w:t>
      </w:r>
    </w:p>
    <w:p w14:paraId="178B4998" w14:textId="0DA12B07" w:rsidR="00A1635A" w:rsidRDefault="00257F8A" w:rsidP="00257F8A">
      <w:pPr>
        <w:rPr>
          <w:rFonts w:eastAsia="SimSun"/>
          <w:lang w:eastAsia="zh-CN"/>
        </w:rPr>
      </w:pPr>
      <w:r w:rsidRPr="00257F8A">
        <w:rPr>
          <w:rFonts w:eastAsia="SimSun"/>
          <w:lang w:eastAsia="zh-CN"/>
        </w:rPr>
        <w:t xml:space="preserve">The tonic </w:t>
      </w:r>
      <w:del w:id="48" w:author="PengSuyuan" w:date="2022-07-19T16:14:00Z">
        <w:r w:rsidRPr="00257F8A" w:rsidDel="00AA115A">
          <w:rPr>
            <w:rFonts w:eastAsia="SimSun"/>
            <w:lang w:eastAsia="zh-CN"/>
          </w:rPr>
          <w:delText>prescription</w:delText>
        </w:r>
      </w:del>
      <w:ins w:id="49" w:author="PengSuyuan" w:date="2022-07-19T16:14:00Z">
        <w:r w:rsidR="00AA115A">
          <w:rPr>
            <w:rFonts w:eastAsia="SimSun"/>
            <w:lang w:eastAsia="zh-CN"/>
          </w:rPr>
          <w:t>formula</w:t>
        </w:r>
      </w:ins>
      <w:r w:rsidRPr="00257F8A">
        <w:rPr>
          <w:rFonts w:eastAsia="SimSun"/>
          <w:lang w:eastAsia="zh-CN"/>
        </w:rPr>
        <w:t xml:space="preserve">s </w:t>
      </w:r>
      <w:r w:rsidR="00037506">
        <w:rPr>
          <w:rFonts w:eastAsia="SimSun"/>
          <w:lang w:eastAsia="zh-CN"/>
        </w:rPr>
        <w:t>(Figure 9(a</w:t>
      </w:r>
      <w:proofErr w:type="gramStart"/>
      <w:r w:rsidR="00037506">
        <w:rPr>
          <w:rFonts w:eastAsia="SimSun"/>
          <w:lang w:eastAsia="zh-CN"/>
        </w:rPr>
        <w:t xml:space="preserve">))  </w:t>
      </w:r>
      <w:r w:rsidRPr="00257F8A">
        <w:rPr>
          <w:rFonts w:eastAsia="SimSun"/>
          <w:lang w:eastAsia="zh-CN"/>
        </w:rPr>
        <w:t>contain</w:t>
      </w:r>
      <w:proofErr w:type="gramEnd"/>
      <w:r w:rsidRPr="00257F8A">
        <w:rPr>
          <w:rFonts w:eastAsia="SimSun"/>
          <w:lang w:eastAsia="zh-CN"/>
        </w:rPr>
        <w:t xml:space="preserve"> 20 formulas and 58 herbal medicin</w:t>
      </w:r>
      <w:r w:rsidR="00781232">
        <w:rPr>
          <w:rFonts w:eastAsia="SimSun"/>
          <w:lang w:eastAsia="zh-CN"/>
        </w:rPr>
        <w:t>es with 17 being sovereign medicines</w:t>
      </w:r>
      <w:r w:rsidR="00A1635A">
        <w:rPr>
          <w:rFonts w:eastAsia="SimSun"/>
          <w:lang w:eastAsia="zh-CN"/>
        </w:rPr>
        <w:t xml:space="preserve"> and </w:t>
      </w:r>
      <w:r w:rsidR="00037506">
        <w:rPr>
          <w:rFonts w:eastAsia="SimSun"/>
          <w:lang w:eastAsia="zh-CN"/>
        </w:rPr>
        <w:t>the</w:t>
      </w:r>
      <w:r w:rsidR="00A1635A">
        <w:rPr>
          <w:rFonts w:eastAsia="SimSun"/>
          <w:lang w:eastAsia="zh-CN"/>
        </w:rPr>
        <w:t xml:space="preserve"> median of 1 sovereign </w:t>
      </w:r>
      <w:r w:rsidR="00A1635A">
        <w:rPr>
          <w:rFonts w:eastAsia="SimSun"/>
          <w:lang w:eastAsia="zh-CN"/>
        </w:rPr>
        <w:lastRenderedPageBreak/>
        <w:t>medicine per formula</w:t>
      </w:r>
      <w:r w:rsidRPr="00257F8A">
        <w:rPr>
          <w:rFonts w:eastAsia="SimSun"/>
          <w:lang w:eastAsia="zh-CN"/>
        </w:rPr>
        <w:t xml:space="preserve">. The </w:t>
      </w:r>
      <w:r w:rsidR="00A1635A">
        <w:rPr>
          <w:rFonts w:eastAsia="SimSun"/>
          <w:lang w:eastAsia="zh-CN"/>
        </w:rPr>
        <w:t>median</w:t>
      </w:r>
      <w:r w:rsidRPr="00257F8A">
        <w:rPr>
          <w:rFonts w:eastAsia="SimSun"/>
          <w:lang w:eastAsia="zh-CN"/>
        </w:rPr>
        <w:t xml:space="preserve"> </w:t>
      </w:r>
      <w:r w:rsidR="00A1635A">
        <w:rPr>
          <w:rFonts w:eastAsia="SimSun"/>
          <w:lang w:eastAsia="zh-CN"/>
        </w:rPr>
        <w:t xml:space="preserve">of </w:t>
      </w:r>
      <w:r w:rsidRPr="00257F8A">
        <w:rPr>
          <w:rFonts w:eastAsia="SimSun"/>
          <w:lang w:eastAsia="zh-CN"/>
        </w:rPr>
        <w:t>medicines per formula is 7.</w:t>
      </w:r>
      <w:r w:rsidR="00A1635A">
        <w:rPr>
          <w:rFonts w:eastAsia="SimSun"/>
          <w:lang w:eastAsia="zh-CN"/>
        </w:rPr>
        <w:t>5</w:t>
      </w:r>
      <w:r w:rsidRPr="00257F8A">
        <w:rPr>
          <w:rFonts w:eastAsia="SimSun"/>
          <w:lang w:eastAsia="zh-CN"/>
        </w:rPr>
        <w:t xml:space="preserve">, with the minimum of 2 and the maximum of 15. The average number of shared medicines between a pair of formulas is 1.09, </w:t>
      </w:r>
      <w:r w:rsidR="00A1635A">
        <w:rPr>
          <w:rFonts w:eastAsia="SimSun"/>
          <w:lang w:eastAsia="zh-CN"/>
        </w:rPr>
        <w:t xml:space="preserve">the median being 1, </w:t>
      </w:r>
      <w:r w:rsidRPr="00257F8A">
        <w:rPr>
          <w:rFonts w:eastAsia="SimSun"/>
          <w:lang w:eastAsia="zh-CN"/>
        </w:rPr>
        <w:t xml:space="preserve">the maximum </w:t>
      </w:r>
      <w:r w:rsidR="00121445">
        <w:rPr>
          <w:rFonts w:eastAsia="SimSun"/>
          <w:lang w:eastAsia="zh-CN"/>
        </w:rPr>
        <w:t>of</w:t>
      </w:r>
      <w:r w:rsidRPr="00257F8A">
        <w:rPr>
          <w:rFonts w:eastAsia="SimSun"/>
          <w:lang w:eastAsia="zh-CN"/>
        </w:rPr>
        <w:t xml:space="preserve"> 6</w:t>
      </w:r>
      <w:r w:rsidR="00A1635A">
        <w:rPr>
          <w:rFonts w:eastAsia="SimSun"/>
          <w:lang w:eastAsia="zh-CN"/>
        </w:rPr>
        <w:t xml:space="preserve">, and </w:t>
      </w:r>
      <w:r w:rsidR="00121445">
        <w:rPr>
          <w:rFonts w:eastAsia="SimSun"/>
          <w:lang w:eastAsia="zh-CN"/>
        </w:rPr>
        <w:t xml:space="preserve">the </w:t>
      </w:r>
      <w:r w:rsidR="00A1635A">
        <w:rPr>
          <w:rFonts w:eastAsia="SimSun"/>
          <w:lang w:eastAsia="zh-CN"/>
        </w:rPr>
        <w:t>minimum</w:t>
      </w:r>
      <w:r w:rsidR="00121445">
        <w:rPr>
          <w:rFonts w:eastAsia="SimSun"/>
          <w:lang w:eastAsia="zh-CN"/>
        </w:rPr>
        <w:t xml:space="preserve"> of 0</w:t>
      </w:r>
      <w:r w:rsidRPr="00257F8A">
        <w:rPr>
          <w:rFonts w:eastAsia="SimSun"/>
          <w:lang w:eastAsia="zh-CN"/>
        </w:rPr>
        <w:t>.</w:t>
      </w:r>
      <w:r w:rsidRPr="00257F8A">
        <w:rPr>
          <w:rFonts w:eastAsia="SimSun" w:hint="eastAsia"/>
          <w:lang w:eastAsia="zh-CN"/>
        </w:rPr>
        <w:t xml:space="preserve"> </w:t>
      </w:r>
    </w:p>
    <w:p w14:paraId="04AFD299" w14:textId="77777777" w:rsidR="00A1635A" w:rsidRDefault="00A1635A" w:rsidP="00257F8A">
      <w:pPr>
        <w:rPr>
          <w:rFonts w:eastAsia="SimSun"/>
          <w:lang w:eastAsia="zh-CN"/>
        </w:rPr>
      </w:pPr>
    </w:p>
    <w:p w14:paraId="375765DA" w14:textId="7AFC6CBA" w:rsidR="00257F8A" w:rsidRPr="00257F8A" w:rsidRDefault="00257F8A" w:rsidP="00257F8A">
      <w:pPr>
        <w:rPr>
          <w:rFonts w:eastAsia="SimSun"/>
          <w:lang w:eastAsia="zh-CN"/>
        </w:rPr>
      </w:pPr>
      <w:r w:rsidRPr="00257F8A">
        <w:rPr>
          <w:rFonts w:eastAsia="SimSun"/>
          <w:lang w:eastAsia="zh-CN"/>
        </w:rPr>
        <w:t xml:space="preserve">The heat-clearing </w:t>
      </w:r>
      <w:del w:id="50" w:author="PengSuyuan" w:date="2022-07-19T16:14:00Z">
        <w:r w:rsidRPr="00257F8A" w:rsidDel="00AA115A">
          <w:rPr>
            <w:rFonts w:eastAsia="SimSun"/>
            <w:lang w:eastAsia="zh-CN"/>
          </w:rPr>
          <w:delText>prescription</w:delText>
        </w:r>
      </w:del>
      <w:ins w:id="51" w:author="PengSuyuan" w:date="2022-07-19T16:14:00Z">
        <w:r w:rsidR="00AA115A">
          <w:rPr>
            <w:rFonts w:eastAsia="SimSun"/>
            <w:lang w:eastAsia="zh-CN"/>
          </w:rPr>
          <w:t>formula</w:t>
        </w:r>
      </w:ins>
      <w:r w:rsidRPr="00257F8A">
        <w:rPr>
          <w:rFonts w:eastAsia="SimSun"/>
          <w:lang w:eastAsia="zh-CN"/>
        </w:rPr>
        <w:t>s</w:t>
      </w:r>
      <w:r w:rsidR="00037506">
        <w:rPr>
          <w:rFonts w:eastAsia="SimSun"/>
          <w:lang w:eastAsia="zh-CN"/>
        </w:rPr>
        <w:t xml:space="preserve"> (Figure 9(b))</w:t>
      </w:r>
      <w:r w:rsidRPr="00257F8A">
        <w:rPr>
          <w:rFonts w:eastAsia="SimSun"/>
          <w:lang w:eastAsia="zh-CN"/>
        </w:rPr>
        <w:t xml:space="preserve"> contain 26 formulas and 73 herbal medicines</w:t>
      </w:r>
      <w:r w:rsidR="00781232">
        <w:rPr>
          <w:rFonts w:eastAsia="SimSun"/>
          <w:lang w:eastAsia="zh-CN"/>
        </w:rPr>
        <w:t xml:space="preserve"> with 25 sovereign medicines</w:t>
      </w:r>
      <w:r w:rsidR="00A1635A">
        <w:rPr>
          <w:rFonts w:eastAsia="SimSun"/>
          <w:lang w:eastAsia="zh-CN"/>
        </w:rPr>
        <w:t xml:space="preserve"> with </w:t>
      </w:r>
      <w:r w:rsidR="001117A2">
        <w:rPr>
          <w:rFonts w:eastAsia="SimSun"/>
          <w:lang w:eastAsia="zh-CN"/>
        </w:rPr>
        <w:t>the</w:t>
      </w:r>
      <w:r w:rsidR="00A1635A">
        <w:rPr>
          <w:rFonts w:eastAsia="SimSun"/>
          <w:lang w:eastAsia="zh-CN"/>
        </w:rPr>
        <w:t xml:space="preserve"> median of 1 sovereign medicine per formula</w:t>
      </w:r>
      <w:r w:rsidRPr="00257F8A">
        <w:rPr>
          <w:rFonts w:eastAsia="SimSun"/>
          <w:lang w:eastAsia="zh-CN"/>
        </w:rPr>
        <w:t xml:space="preserve">. The </w:t>
      </w:r>
      <w:r w:rsidR="00A1635A">
        <w:rPr>
          <w:rFonts w:eastAsia="SimSun"/>
          <w:lang w:eastAsia="zh-CN"/>
        </w:rPr>
        <w:t xml:space="preserve">median of </w:t>
      </w:r>
      <w:r w:rsidRPr="00257F8A">
        <w:rPr>
          <w:rFonts w:eastAsia="SimSun"/>
          <w:lang w:eastAsia="zh-CN"/>
        </w:rPr>
        <w:t xml:space="preserve">medicines per </w:t>
      </w:r>
      <w:r w:rsidR="00A1635A">
        <w:rPr>
          <w:rFonts w:eastAsia="SimSun"/>
          <w:lang w:eastAsia="zh-CN"/>
        </w:rPr>
        <w:t>for</w:t>
      </w:r>
      <w:r w:rsidRPr="00257F8A">
        <w:rPr>
          <w:rFonts w:eastAsia="SimSun"/>
          <w:lang w:eastAsia="zh-CN"/>
        </w:rPr>
        <w:t>mula is 6.</w:t>
      </w:r>
      <w:r w:rsidR="00A1635A">
        <w:rPr>
          <w:rFonts w:eastAsia="SimSun"/>
          <w:lang w:eastAsia="zh-CN"/>
        </w:rPr>
        <w:t>5</w:t>
      </w:r>
      <w:r w:rsidRPr="00257F8A">
        <w:rPr>
          <w:rFonts w:eastAsia="SimSun"/>
          <w:lang w:eastAsia="zh-CN"/>
        </w:rPr>
        <w:t xml:space="preserve">, with the minimum of 2 and the maximum of 17. The average number of shared medicines between a pair of formulas is 0.9822, </w:t>
      </w:r>
      <w:r w:rsidR="00121445">
        <w:rPr>
          <w:rFonts w:eastAsia="SimSun"/>
          <w:lang w:eastAsia="zh-CN"/>
        </w:rPr>
        <w:t xml:space="preserve">the median being 1, </w:t>
      </w:r>
      <w:r w:rsidRPr="00257F8A">
        <w:rPr>
          <w:rFonts w:eastAsia="SimSun"/>
          <w:lang w:eastAsia="zh-CN"/>
        </w:rPr>
        <w:t>the maximum of 7</w:t>
      </w:r>
      <w:r w:rsidR="00121445">
        <w:rPr>
          <w:rFonts w:eastAsia="SimSun"/>
          <w:lang w:eastAsia="zh-CN"/>
        </w:rPr>
        <w:t>, and the minimum of 0</w:t>
      </w:r>
      <w:r w:rsidRPr="00257F8A">
        <w:rPr>
          <w:rFonts w:eastAsia="SimSun"/>
          <w:lang w:eastAsia="zh-CN"/>
        </w:rPr>
        <w:t>.</w:t>
      </w:r>
    </w:p>
    <w:p w14:paraId="1CF5F906" w14:textId="77777777" w:rsidR="00257F8A" w:rsidRPr="00B21B44" w:rsidRDefault="00257F8A" w:rsidP="00B21B44"/>
    <w:p w14:paraId="04DE8238" w14:textId="1F0AB4F3" w:rsidR="00C9762C" w:rsidRPr="00C9762C" w:rsidRDefault="007C3805" w:rsidP="00257F8A">
      <w:pPr>
        <w:pStyle w:val="3"/>
      </w:pPr>
      <w:r>
        <w:t>Use Case</w:t>
      </w:r>
      <w:r w:rsidR="00CD75C4">
        <w:t>s</w:t>
      </w:r>
    </w:p>
    <w:p w14:paraId="37A149FE" w14:textId="500633AD" w:rsidR="00065FDF" w:rsidRDefault="007C3805">
      <w:r>
        <w:t xml:space="preserve">The TCM expert </w:t>
      </w:r>
      <w:r w:rsidR="00463823">
        <w:t>PS</w:t>
      </w:r>
      <w:r w:rsidR="00C9762C">
        <w:t xml:space="preserve">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w:t>
      </w:r>
      <w:del w:id="52" w:author="PengSuyuan" w:date="2022-07-19T16:14:00Z">
        <w:r w:rsidDel="00AA115A">
          <w:delText>prescription</w:delText>
        </w:r>
      </w:del>
      <w:ins w:id="53" w:author="PengSuyuan" w:date="2022-07-19T16:14:00Z">
        <w:r w:rsidR="00AA115A">
          <w:t>formula</w:t>
        </w:r>
      </w:ins>
      <w:r>
        <w:t xml:space="preserve">s is red (Figure 7(a)), while heat-clearing </w:t>
      </w:r>
      <w:del w:id="54" w:author="PengSuyuan" w:date="2022-07-19T16:14:00Z">
        <w:r w:rsidDel="00AA115A">
          <w:delText>prescription</w:delText>
        </w:r>
      </w:del>
      <w:ins w:id="55" w:author="PengSuyuan" w:date="2022-07-19T16:14:00Z">
        <w:r w:rsidR="00AA115A">
          <w:t>formula</w:t>
        </w:r>
      </w:ins>
      <w:r>
        <w:t xml:space="preserve">s have the center of its space as green and black (Figure 7(b)). These indicate the different properties of tonic and heat-clearing </w:t>
      </w:r>
      <w:del w:id="56" w:author="PengSuyuan" w:date="2022-07-19T16:14:00Z">
        <w:r w:rsidDel="00AA115A">
          <w:delText>prescription</w:delText>
        </w:r>
      </w:del>
      <w:ins w:id="57" w:author="PengSuyuan" w:date="2022-07-19T16:14:00Z">
        <w:r w:rsidR="00AA115A">
          <w:t>formula</w:t>
        </w:r>
      </w:ins>
      <w:r>
        <w:t xml:space="preserve">s, and are </w:t>
      </w:r>
      <w:r w:rsidR="00E81178">
        <w:t>in line</w:t>
      </w:r>
      <w:r>
        <w:t xml:space="preserve"> with the related TCM concepts.</w:t>
      </w:r>
    </w:p>
    <w:p w14:paraId="7555ABC9" w14:textId="77777777" w:rsidR="00225059" w:rsidRDefault="00225059"/>
    <w:p w14:paraId="56599597" w14:textId="77777777" w:rsidR="00225059" w:rsidRDefault="00225059" w:rsidP="00225059">
      <w:pPr>
        <w:rPr>
          <w:rFonts w:eastAsia="SimSun"/>
          <w:lang w:eastAsia="zh-CN"/>
        </w:rPr>
      </w:pPr>
      <w:r>
        <w:rPr>
          <w:rFonts w:eastAsia="SimSun"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18F94333" w:rsidR="00225059" w:rsidRDefault="00225059" w:rsidP="00225059">
      <w:r>
        <w:t>Fig. 1</w:t>
      </w:r>
      <w:r w:rsidR="00EC1A5E">
        <w:t>0</w:t>
      </w:r>
      <w:r>
        <w:t xml:space="preserve">: </w:t>
      </w:r>
      <w:bookmarkStart w:id="58" w:name="_bookmark0"/>
      <w:bookmarkEnd w:id="5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del w:id="59" w:author="PengSuyuan" w:date="2022-07-19T16:14:00Z">
        <w:r w:rsidDel="00AA115A">
          <w:delText>prescription</w:delText>
        </w:r>
      </w:del>
      <w:ins w:id="60" w:author="PengSuyuan" w:date="2022-07-19T16:14:00Z">
        <w:r w:rsidR="00AA115A">
          <w:t>formula</w:t>
        </w:r>
      </w:ins>
      <w:r>
        <w:t>s.</w:t>
      </w:r>
    </w:p>
    <w:p w14:paraId="0D096B54" w14:textId="77777777" w:rsidR="00B75963" w:rsidRDefault="00B75963"/>
    <w:p w14:paraId="41A05AA6" w14:textId="2D93BCB7" w:rsidR="00065FDF" w:rsidRDefault="007C3805">
      <w:r>
        <w:t xml:space="preserve">In the icicle plot of tonic </w:t>
      </w:r>
      <w:del w:id="61" w:author="PengSuyuan" w:date="2022-07-19T16:14:00Z">
        <w:r w:rsidDel="00AA115A">
          <w:delText>prescription</w:delText>
        </w:r>
      </w:del>
      <w:ins w:id="62" w:author="PengSuyuan" w:date="2022-07-19T16:14:00Z">
        <w:r w:rsidR="00AA115A">
          <w:t>formula</w:t>
        </w:r>
      </w:ins>
      <w:r>
        <w:t>s (Figure 1</w:t>
      </w:r>
      <w:r w:rsidR="00EC1A5E">
        <w:t>0</w:t>
      </w:r>
      <w:r>
        <w:t xml:space="preserve">(right)), it is easily seen that two adjacent columns are similar: the </w:t>
      </w:r>
      <w:proofErr w:type="spellStart"/>
      <w:r>
        <w:t>Bazhentang</w:t>
      </w:r>
      <w:proofErr w:type="spellEnd"/>
      <w:r>
        <w:t xml:space="preserve"> (</w:t>
      </w:r>
      <w:proofErr w:type="spellStart"/>
      <w:r>
        <w:rPr>
          <w:rFonts w:hint="eastAsia"/>
        </w:rPr>
        <w:t>八珍</w:t>
      </w:r>
      <w:r>
        <w:rPr>
          <w:rFonts w:ascii="Microsoft YaHei" w:eastAsia="Microsoft YaHei" w:hAnsi="Microsoft YaHei" w:cs="Microsoft YaHei"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Microsoft YaHei" w:eastAsia="Microsoft YaHei" w:hAnsi="Microsoft YaHei" w:cs="Microsoft YaHei"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w:t>
      </w:r>
      <w:r w:rsidR="00EC1A5E">
        <w:t>0</w:t>
      </w:r>
      <w:r>
        <w:t xml:space="preserve">(left). The text below the scatterplot shows that formulas containing these </w:t>
      </w:r>
      <w:r>
        <w:lastRenderedPageBreak/>
        <w:t xml:space="preserve">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Microsoft YaHei" w:eastAsia="Microsoft YaHei" w:hAnsi="Microsoft YaHei" w:cs="Microsoft YaHei" w:hint="eastAsia"/>
        </w:rPr>
        <w:t>汤</w:t>
      </w:r>
      <w:proofErr w:type="spellEnd"/>
      <w:r>
        <w:t xml:space="preserve">). These two formulas </w:t>
      </w:r>
      <w:r w:rsidR="00E81178">
        <w:t>were</w:t>
      </w:r>
      <w:r>
        <w:t xml:space="preserve"> selected with red dashed lines and the selected medicines are highlighted with blue solid lines in the formula view (Figure 1</w:t>
      </w:r>
      <w:r w:rsidR="00EC1A5E">
        <w:t>0</w:t>
      </w:r>
      <w:r>
        <w:t xml:space="preserve">(right)). A close examination shows that the lasso selected medicines form </w:t>
      </w:r>
      <w:proofErr w:type="spellStart"/>
      <w:r>
        <w:t>Siwutang</w:t>
      </w:r>
      <w:proofErr w:type="spellEnd"/>
      <w:r>
        <w:t xml:space="preserve">. Moreover, </w:t>
      </w:r>
      <w:r w:rsidR="002A2F05">
        <w:t xml:space="preserve">it can be seen that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7CA2314F" w14:textId="754AA3F9" w:rsidR="002A2F05" w:rsidRDefault="002A2F05"/>
    <w:p w14:paraId="43103236" w14:textId="121163A7" w:rsidR="002A2F05" w:rsidRDefault="002A2F05" w:rsidP="002A2F05">
      <w:r w:rsidRPr="00C34888">
        <w:t xml:space="preserve">In the matrix </w:t>
      </w:r>
      <w:r>
        <w:t>view</w:t>
      </w:r>
      <w:r w:rsidRPr="00C34888">
        <w:t>,</w:t>
      </w:r>
      <w:bookmarkStart w:id="63" w:name="OLE_LINK4"/>
      <w:bookmarkStart w:id="64" w:name="OLE_LINK5"/>
      <w:r w:rsidRPr="00C34888">
        <w:t xml:space="preserve"> </w:t>
      </w:r>
      <w:r>
        <w:rPr>
          <w:rFonts w:hint="eastAsia"/>
        </w:rPr>
        <w:t>most</w:t>
      </w:r>
      <w:r>
        <w:t xml:space="preserve"> formulas have</w:t>
      </w:r>
      <w:r w:rsidRPr="00C34888">
        <w:t xml:space="preserve"> overlap</w:t>
      </w:r>
      <w:r>
        <w:rPr>
          <w:rFonts w:hint="eastAsia"/>
        </w:rPr>
        <w:t>ping</w:t>
      </w:r>
      <w:r w:rsidRPr="00C34888">
        <w:t xml:space="preserve"> </w:t>
      </w:r>
      <w:r>
        <w:t xml:space="preserve">herbal medicines </w:t>
      </w:r>
      <w:r w:rsidRPr="00C34888">
        <w:t xml:space="preserve">with </w:t>
      </w:r>
      <w:bookmarkEnd w:id="63"/>
      <w:bookmarkEnd w:id="64"/>
      <w:proofErr w:type="spellStart"/>
      <w:r w:rsidRPr="00C34888">
        <w:t>Sijunzi</w:t>
      </w:r>
      <w:r>
        <w:t>tang</w:t>
      </w:r>
      <w:proofErr w:type="spellEnd"/>
      <w:r>
        <w:t>(</w:t>
      </w:r>
      <w:proofErr w:type="spellStart"/>
      <w:r>
        <w:rPr>
          <w:rFonts w:hint="eastAsia"/>
        </w:rPr>
        <w:t>四君子汤</w:t>
      </w:r>
      <w:proofErr w:type="spellEnd"/>
      <w:r>
        <w:t>)</w:t>
      </w:r>
      <w:r w:rsidRPr="00C34888">
        <w:t xml:space="preserve"> and </w:t>
      </w:r>
      <w:proofErr w:type="spellStart"/>
      <w:r w:rsidRPr="00C34888">
        <w:t>Bazhen</w:t>
      </w:r>
      <w:r>
        <w:t>tang</w:t>
      </w:r>
      <w:proofErr w:type="spellEnd"/>
      <w:r>
        <w:t>(</w:t>
      </w:r>
      <w:proofErr w:type="spellStart"/>
      <w:r>
        <w:rPr>
          <w:rFonts w:hint="eastAsia"/>
        </w:rPr>
        <w:t>八珍汤</w:t>
      </w:r>
      <w:proofErr w:type="spellEnd"/>
      <w:r>
        <w:t>)</w:t>
      </w:r>
      <w:r w:rsidRPr="00C34888">
        <w:t>, which reflect</w:t>
      </w:r>
      <w:r>
        <w:t>s</w:t>
      </w:r>
      <w:r w:rsidRPr="00C34888">
        <w:t xml:space="preserve"> </w:t>
      </w:r>
      <w:r>
        <w:rPr>
          <w:rFonts w:hint="eastAsia"/>
        </w:rPr>
        <w:t>the</w:t>
      </w:r>
      <w:r w:rsidRPr="00C34888">
        <w:t xml:space="preserve"> tonic</w:t>
      </w:r>
      <w:r>
        <w:t xml:space="preserve"> </w:t>
      </w:r>
      <w:bookmarkStart w:id="65" w:name="OLE_LINK2"/>
      <w:bookmarkStart w:id="66" w:name="OLE_LINK3"/>
      <w:del w:id="67" w:author="PengSuyuan" w:date="2022-07-19T16:14:00Z">
        <w:r w:rsidDel="00AA115A">
          <w:delText>prescription</w:delText>
        </w:r>
      </w:del>
      <w:ins w:id="68" w:author="PengSuyuan" w:date="2022-07-19T16:14:00Z">
        <w:r w:rsidR="00AA115A">
          <w:t>formula</w:t>
        </w:r>
      </w:ins>
      <w:r>
        <w:t>s</w:t>
      </w:r>
      <w:r w:rsidRPr="00C34888">
        <w:t xml:space="preserve"> </w:t>
      </w:r>
      <w:bookmarkEnd w:id="65"/>
      <w:bookmarkEnd w:id="66"/>
      <w:r w:rsidRPr="00C34888">
        <w:t xml:space="preserve">attach great importance to the </w:t>
      </w:r>
      <w:r>
        <w:rPr>
          <w:rFonts w:hint="eastAsia"/>
        </w:rPr>
        <w:t>medicine</w:t>
      </w:r>
      <w:r>
        <w:t xml:space="preserve"> </w:t>
      </w:r>
      <w:r w:rsidRPr="00C34888">
        <w:t xml:space="preserve">composition </w:t>
      </w:r>
      <w:r>
        <w:rPr>
          <w:rFonts w:hint="eastAsia"/>
        </w:rPr>
        <w:t>of</w:t>
      </w:r>
      <w:r>
        <w:t xml:space="preserve"> </w:t>
      </w:r>
      <w:r>
        <w:rPr>
          <w:rFonts w:hint="eastAsia"/>
        </w:rPr>
        <w:t>the</w:t>
      </w:r>
      <w:r>
        <w:t xml:space="preserve"> two formulas.</w:t>
      </w:r>
      <w:r w:rsidRPr="00C34888">
        <w:t xml:space="preserve"> </w:t>
      </w:r>
      <w:r>
        <w:t>T</w:t>
      </w:r>
      <w:r w:rsidRPr="00C34888">
        <w:t xml:space="preserve">he main </w:t>
      </w:r>
      <w:r>
        <w:t>role</w:t>
      </w:r>
      <w:r w:rsidRPr="00C34888">
        <w:t xml:space="preserve"> of tonic</w:t>
      </w:r>
      <w:r>
        <w:t xml:space="preserve"> </w:t>
      </w:r>
      <w:del w:id="69" w:author="PengSuyuan" w:date="2022-07-19T16:14:00Z">
        <w:r w:rsidDel="00AA115A">
          <w:delText>prescription</w:delText>
        </w:r>
      </w:del>
      <w:ins w:id="70" w:author="PengSuyuan" w:date="2022-07-19T16:14:00Z">
        <w:r w:rsidR="00AA115A">
          <w:t>formula</w:t>
        </w:r>
      </w:ins>
      <w:r>
        <w:t xml:space="preserve">s </w:t>
      </w:r>
      <w:r w:rsidRPr="00C34888">
        <w:t xml:space="preserve">is "Invigorating Qi and Blood". The understanding of Qi and blood in TCM is the basic substance of human body, which can reflect the importance of all supplements to Qi and blood in </w:t>
      </w:r>
      <w:commentRangeStart w:id="71"/>
      <w:r>
        <w:t>heat map</w:t>
      </w:r>
      <w:commentRangeEnd w:id="71"/>
      <w:r w:rsidRPr="000676DB">
        <w:commentReference w:id="71"/>
      </w:r>
      <w:r w:rsidRPr="00C34888">
        <w:t>.</w:t>
      </w:r>
      <w:r w:rsidRPr="000676DB">
        <w:t xml:space="preserve"> Yin-Yang are two interdependent, opposite, complementary, and exchangeable aspects of nature.</w:t>
      </w:r>
      <w:r w:rsidRPr="00C34888">
        <w:t xml:space="preserve"> Qi </w:t>
      </w:r>
      <w:r>
        <w:rPr>
          <w:rFonts w:hint="eastAsia"/>
        </w:rPr>
        <w:t>is</w:t>
      </w:r>
      <w:r w:rsidRPr="00C34888">
        <w:t xml:space="preserve"> Yang</w:t>
      </w:r>
      <w:r>
        <w:t xml:space="preserve"> (</w:t>
      </w:r>
      <w:r>
        <w:rPr>
          <w:rFonts w:hint="eastAsia"/>
        </w:rPr>
        <w:t>阳</w:t>
      </w:r>
      <w:r>
        <w:rPr>
          <w:rFonts w:hint="eastAsia"/>
        </w:rPr>
        <w:t>,</w:t>
      </w:r>
      <w:r>
        <w:t xml:space="preserve"> positive)</w:t>
      </w:r>
      <w:r w:rsidRPr="00C34888">
        <w:t xml:space="preserve">, blood </w:t>
      </w:r>
      <w:r>
        <w:rPr>
          <w:rFonts w:hint="eastAsia"/>
        </w:rPr>
        <w:t>is</w:t>
      </w:r>
      <w:r w:rsidRPr="00C34888">
        <w:t xml:space="preserve"> Yin</w:t>
      </w:r>
      <w:r>
        <w:t xml:space="preserve"> (</w:t>
      </w:r>
      <w:r>
        <w:rPr>
          <w:rFonts w:hint="eastAsia"/>
        </w:rPr>
        <w:t>阴</w:t>
      </w:r>
      <w:r>
        <w:rPr>
          <w:rFonts w:hint="eastAsia"/>
        </w:rPr>
        <w:t>,</w:t>
      </w:r>
      <w:r>
        <w:t xml:space="preserve"> negative)</w:t>
      </w:r>
      <w:r w:rsidRPr="00C34888">
        <w:t>,</w:t>
      </w:r>
      <w:r>
        <w:t xml:space="preserve"> </w:t>
      </w:r>
      <w:r w:rsidRPr="00C34888">
        <w:t xml:space="preserve">Qi and blood </w:t>
      </w:r>
      <w:r>
        <w:t xml:space="preserve">are </w:t>
      </w:r>
      <w:r w:rsidRPr="00C34888">
        <w:t xml:space="preserve">interdependent. </w:t>
      </w:r>
      <w:r>
        <w:t>TCM physicians usually prescribe disease in which</w:t>
      </w:r>
      <w:r w:rsidRPr="000676DB">
        <w:t xml:space="preserve"> Qi and blood</w:t>
      </w:r>
      <w:bookmarkStart w:id="72" w:name="OLE_LINK6"/>
      <w:r w:rsidRPr="000676DB">
        <w:t xml:space="preserve"> deviate from balance</w:t>
      </w:r>
      <w:bookmarkEnd w:id="72"/>
      <w:r w:rsidRPr="000676DB">
        <w:t>. T</w:t>
      </w:r>
      <w:r w:rsidRPr="00C34888">
        <w:t xml:space="preserve">his figure is </w:t>
      </w:r>
      <w:r>
        <w:t>suitable</w:t>
      </w:r>
      <w:r w:rsidRPr="00C34888">
        <w:t xml:space="preserve"> for beginners to pay attention to </w:t>
      </w:r>
      <w:r>
        <w:t xml:space="preserve">the </w:t>
      </w:r>
      <w:r w:rsidRPr="00C34888">
        <w:t>"</w:t>
      </w:r>
      <w:r>
        <w:t>Q</w:t>
      </w:r>
      <w:r w:rsidRPr="00C34888">
        <w:t xml:space="preserve">i and blood" supplement. </w:t>
      </w:r>
    </w:p>
    <w:p w14:paraId="1F96664F" w14:textId="77777777" w:rsidR="00065FDF" w:rsidRPr="00413463" w:rsidRDefault="00065FDF">
      <w:pPr>
        <w:rPr>
          <w:rFonts w:eastAsia="SimSun"/>
          <w:lang w:eastAsia="zh-CN"/>
        </w:rPr>
      </w:pPr>
    </w:p>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4028C3BA" w:rsidR="00065FDF" w:rsidRDefault="007C3805">
      <w:pPr>
        <w:jc w:val="center"/>
      </w:pPr>
      <w:r>
        <w:t xml:space="preserve">Fig. </w:t>
      </w:r>
      <w:r w:rsidR="00EC1A5E">
        <w:t>11</w:t>
      </w:r>
      <w:r>
        <w:t xml:space="preserve">: </w:t>
      </w:r>
      <w:r w:rsidR="00EC1A5E">
        <w:t>Interactive</w:t>
      </w:r>
      <w:r>
        <w:t xml:space="preserve"> analysis of heat-clearing </w:t>
      </w:r>
      <w:del w:id="73" w:author="PengSuyuan" w:date="2022-07-19T16:14:00Z">
        <w:r w:rsidDel="00AA115A">
          <w:delText>prescription</w:delText>
        </w:r>
      </w:del>
      <w:ins w:id="74" w:author="PengSuyuan" w:date="2022-07-19T16:14:00Z">
        <w:r w:rsidR="00AA115A">
          <w:t>formula</w:t>
        </w:r>
      </w:ins>
      <w:r>
        <w:t>s with our method.</w:t>
      </w:r>
    </w:p>
    <w:p w14:paraId="29BFB908" w14:textId="77777777" w:rsidR="00C9762C" w:rsidRPr="00C9762C" w:rsidRDefault="00C9762C">
      <w:pPr>
        <w:jc w:val="center"/>
        <w:rPr>
          <w:rFonts w:eastAsia="SimSun"/>
          <w:lang w:eastAsia="zh-CN"/>
        </w:rPr>
      </w:pPr>
    </w:p>
    <w:p w14:paraId="7AC93047" w14:textId="1B570A45" w:rsidR="00413463" w:rsidRDefault="00413463" w:rsidP="00413463">
      <w:r>
        <w:rPr>
          <w:rFonts w:hint="eastAsia"/>
        </w:rPr>
        <w:t xml:space="preserve">The analysis of heat-clearing </w:t>
      </w:r>
      <w:del w:id="75" w:author="PengSuyuan" w:date="2022-07-19T16:14:00Z">
        <w:r w:rsidDel="00AA115A">
          <w:rPr>
            <w:rFonts w:hint="eastAsia"/>
          </w:rPr>
          <w:delText>prescription</w:delText>
        </w:r>
      </w:del>
      <w:ins w:id="76" w:author="PengSuyuan" w:date="2022-07-19T16:14:00Z">
        <w:r w:rsidR="00AA115A">
          <w:rPr>
            <w:rFonts w:hint="eastAsia"/>
          </w:rPr>
          <w:t>formula</w:t>
        </w:r>
      </w:ins>
      <w:r>
        <w:rPr>
          <w:rFonts w:hint="eastAsia"/>
        </w:rPr>
        <w:t xml:space="preserve">s is shown in Figure </w:t>
      </w:r>
      <w:r>
        <w:t>11</w:t>
      </w:r>
      <w:r>
        <w:rPr>
          <w:rFonts w:hint="eastAsia"/>
        </w:rPr>
        <w:t>. TCM expert</w:t>
      </w:r>
      <w:r>
        <w:t xml:space="preserve"> XH</w:t>
      </w:r>
      <w:r>
        <w:rPr>
          <w:rFonts w:hint="eastAsia"/>
        </w:rPr>
        <w:t xml:space="preserve">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Microsoft YaHei" w:eastAsia="Microsoft YaHei" w:hAnsi="Microsoft YaHei" w:cs="Microsoft YaHei"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SimSun" w:hint="eastAsia"/>
          <w:lang w:eastAsia="zh-CN"/>
        </w:rPr>
        <w:t xml:space="preserve"> </w:t>
      </w:r>
      <w:r>
        <w:t xml:space="preserve">used medicine combination for clearing heat and detoxification in TCM. The three medicines are relatively close in the medicine view (Figure 11(left)), and the expert used a lasso to select them. Both </w:t>
      </w:r>
      <w:proofErr w:type="spellStart"/>
      <w:r>
        <w:t>Huanglian-jiedutang</w:t>
      </w:r>
      <w:proofErr w:type="spellEnd"/>
      <w:r>
        <w:t xml:space="preserve"> (</w:t>
      </w:r>
      <w:proofErr w:type="spellStart"/>
      <w:r>
        <w:rPr>
          <w:rFonts w:hint="eastAsia"/>
        </w:rPr>
        <w:t>黄</w:t>
      </w:r>
      <w:r>
        <w:rPr>
          <w:rFonts w:ascii="Microsoft YaHei" w:eastAsia="Microsoft YaHei" w:hAnsi="Microsoft YaHei" w:cs="Microsoft YaHei" w:hint="eastAsia"/>
        </w:rPr>
        <w:t>连</w:t>
      </w:r>
      <w:r>
        <w:rPr>
          <w:rFonts w:ascii="MS Mincho" w:eastAsia="MS Mincho" w:hAnsi="MS Mincho" w:cs="MS Mincho" w:hint="eastAsia"/>
        </w:rPr>
        <w:t>解毒</w:t>
      </w:r>
      <w:r>
        <w:rPr>
          <w:rFonts w:ascii="Microsoft YaHei" w:eastAsia="Microsoft YaHei" w:hAnsi="Microsoft YaHei" w:cs="Microsoft YaHei"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Microsoft YaHei" w:eastAsia="Microsoft YaHei" w:hAnsi="Microsoft YaHei" w:cs="Microsoft YaHei" w:hint="eastAsia"/>
        </w:rPr>
        <w:t>归</w:t>
      </w:r>
      <w:r>
        <w:rPr>
          <w:rFonts w:ascii="MS Mincho" w:eastAsia="MS Mincho" w:hAnsi="MS Mincho" w:cs="MS Mincho" w:hint="eastAsia"/>
        </w:rPr>
        <w:t>六黄</w:t>
      </w:r>
      <w:r>
        <w:rPr>
          <w:rFonts w:ascii="Microsoft YaHei" w:eastAsia="Microsoft YaHei" w:hAnsi="Microsoft YaHei" w:cs="Microsoft YaHei" w:hint="eastAsia"/>
        </w:rPr>
        <w:t>汤</w:t>
      </w:r>
      <w:proofErr w:type="spellEnd"/>
      <w:r>
        <w:t xml:space="preserve">) contain </w:t>
      </w:r>
      <w:proofErr w:type="spellStart"/>
      <w:r>
        <w:t>Sanhuang</w:t>
      </w:r>
      <w:proofErr w:type="spellEnd"/>
      <w:r>
        <w:t xml:space="preserve"> as suggested by the text below. The expert further examined the formula view (Figure 11(right))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C801BC0" w14:textId="0CB427F1" w:rsidR="000676DB" w:rsidRPr="00413463" w:rsidRDefault="00413463">
      <w:pPr>
        <w:rPr>
          <w:rFonts w:eastAsia="SimSun"/>
          <w:lang w:eastAsia="zh-CN"/>
        </w:rPr>
      </w:pPr>
      <w:r>
        <w:lastRenderedPageBreak/>
        <w:t xml:space="preserve">Unlike the tonic </w:t>
      </w:r>
      <w:del w:id="77" w:author="PengSuyuan" w:date="2022-07-19T16:14:00Z">
        <w:r w:rsidDel="00AA115A">
          <w:delText>prescription</w:delText>
        </w:r>
      </w:del>
      <w:ins w:id="78" w:author="PengSuyuan" w:date="2022-07-19T16:14:00Z">
        <w:r w:rsidR="00AA115A">
          <w:t>formula</w:t>
        </w:r>
      </w:ins>
      <w:r>
        <w:t xml:space="preserve">s, not many overlaps are seen in the matrix view. This is actually expected by the expert.  </w:t>
      </w:r>
      <w:moveFromRangeStart w:id="79" w:author="PengSuyuan" w:date="2022-07-19T16:26:00Z" w:name="move109140430"/>
      <w:moveFrom w:id="80" w:author="PengSuyuan" w:date="2022-07-19T16:26:00Z">
        <w:r w:rsidRPr="00413463" w:rsidDel="00C97BC5">
          <w:rPr>
            <w:rFonts w:asciiTheme="minorEastAsia" w:hAnsiTheme="minorEastAsia" w:hint="eastAsia"/>
            <w:color w:val="FF0000"/>
            <w:lang w:eastAsia="zh-CN"/>
          </w:rPr>
          <w:t>考</w:t>
        </w:r>
        <w:r w:rsidRPr="00413463" w:rsidDel="00C97BC5">
          <w:rPr>
            <w:rFonts w:ascii="Microsoft YaHei" w:eastAsia="Microsoft YaHei" w:hAnsi="Microsoft YaHei" w:cs="Microsoft YaHei" w:hint="eastAsia"/>
            <w:color w:val="FF0000"/>
            <w:lang w:eastAsia="zh-CN"/>
          </w:rPr>
          <w:t>虑这类药</w:t>
        </w:r>
        <w:r w:rsidRPr="00413463" w:rsidDel="00C97BC5">
          <w:rPr>
            <w:rFonts w:asciiTheme="minorEastAsia" w:hAnsiTheme="minorEastAsia" w:cs="MS Mincho" w:hint="eastAsia"/>
            <w:color w:val="FF0000"/>
            <w:lang w:eastAsia="zh-CN"/>
          </w:rPr>
          <w:t>物功用</w:t>
        </w:r>
        <w:r w:rsidRPr="00413463" w:rsidDel="00C97BC5">
          <w:rPr>
            <w:rFonts w:ascii="Microsoft YaHei" w:eastAsia="Microsoft YaHei" w:hAnsi="Microsoft YaHei" w:cs="Microsoft YaHei" w:hint="eastAsia"/>
            <w:color w:val="FF0000"/>
            <w:lang w:eastAsia="zh-CN"/>
          </w:rPr>
          <w:t>为</w:t>
        </w:r>
        <w:r w:rsidRPr="00413463" w:rsidDel="00C97BC5">
          <w:rPr>
            <w:rFonts w:asciiTheme="minorEastAsia" w:hAnsiTheme="minorEastAsia" w:cs="MS Mincho" w:hint="eastAsia"/>
            <w:color w:val="FF0000"/>
            <w:lang w:eastAsia="zh-CN"/>
          </w:rPr>
          <w:t>“清</w:t>
        </w:r>
        <w:r w:rsidRPr="00413463" w:rsidDel="00C97BC5">
          <w:rPr>
            <w:rFonts w:ascii="Microsoft YaHei" w:eastAsia="Microsoft YaHei" w:hAnsi="Microsoft YaHei" w:cs="Microsoft YaHei" w:hint="eastAsia"/>
            <w:color w:val="FF0000"/>
            <w:lang w:eastAsia="zh-CN"/>
          </w:rPr>
          <w:t>热</w:t>
        </w:r>
        <w:r w:rsidRPr="00413463" w:rsidDel="00C97BC5">
          <w:rPr>
            <w:rFonts w:asciiTheme="minorEastAsia" w:hAnsiTheme="minorEastAsia" w:cs="MS Mincho" w:hint="eastAsia"/>
            <w:color w:val="FF0000"/>
            <w:lang w:eastAsia="zh-CN"/>
          </w:rPr>
          <w:t>解毒祛湿”，属于祛邪</w:t>
        </w:r>
        <w:r w:rsidRPr="00413463" w:rsidDel="00C97BC5">
          <w:rPr>
            <w:rFonts w:ascii="Microsoft YaHei" w:eastAsia="Microsoft YaHei" w:hAnsi="Microsoft YaHei" w:cs="Microsoft YaHei" w:hint="eastAsia"/>
            <w:color w:val="FF0000"/>
            <w:lang w:eastAsia="zh-CN"/>
          </w:rPr>
          <w:t>类药</w:t>
        </w:r>
        <w:r w:rsidRPr="00413463" w:rsidDel="00C97BC5">
          <w:rPr>
            <w:rFonts w:asciiTheme="minorEastAsia" w:hAnsiTheme="minorEastAsia" w:cs="MS Mincho" w:hint="eastAsia"/>
            <w:color w:val="FF0000"/>
            <w:lang w:eastAsia="zh-CN"/>
          </w:rPr>
          <w:t>物，</w:t>
        </w:r>
        <w:r w:rsidRPr="00413463" w:rsidDel="00C97BC5">
          <w:rPr>
            <w:rFonts w:ascii="Microsoft YaHei" w:eastAsia="Microsoft YaHei" w:hAnsi="Microsoft YaHei" w:cs="Microsoft YaHei" w:hint="eastAsia"/>
            <w:color w:val="FF0000"/>
            <w:lang w:eastAsia="zh-CN"/>
          </w:rPr>
          <w:t>处</w:t>
        </w:r>
        <w:r w:rsidRPr="00413463" w:rsidDel="00C97BC5">
          <w:rPr>
            <w:rFonts w:asciiTheme="minorEastAsia" w:hAnsiTheme="minorEastAsia" w:cs="MS Mincho" w:hint="eastAsia"/>
            <w:color w:val="FF0000"/>
            <w:lang w:eastAsia="zh-CN"/>
          </w:rPr>
          <w:t>方</w:t>
        </w:r>
        <w:r w:rsidRPr="00413463" w:rsidDel="00C97BC5">
          <w:rPr>
            <w:rFonts w:ascii="Microsoft YaHei" w:eastAsia="Microsoft YaHei" w:hAnsi="Microsoft YaHei" w:cs="Microsoft YaHei" w:hint="eastAsia"/>
            <w:color w:val="FF0000"/>
            <w:lang w:eastAsia="zh-CN"/>
          </w:rPr>
          <w:t>时选</w:t>
        </w:r>
        <w:r w:rsidRPr="00413463" w:rsidDel="00C97BC5">
          <w:rPr>
            <w:rFonts w:asciiTheme="minorEastAsia" w:hAnsiTheme="minorEastAsia" w:cs="MS Mincho" w:hint="eastAsia"/>
            <w:color w:val="FF0000"/>
            <w:lang w:eastAsia="zh-CN"/>
          </w:rPr>
          <w:t>取清</w:t>
        </w:r>
        <w:r w:rsidRPr="00413463" w:rsidDel="00C97BC5">
          <w:rPr>
            <w:rFonts w:ascii="Microsoft YaHei" w:eastAsia="Microsoft YaHei" w:hAnsi="Microsoft YaHei" w:cs="Microsoft YaHei" w:hint="eastAsia"/>
            <w:color w:val="FF0000"/>
            <w:lang w:eastAsia="zh-CN"/>
          </w:rPr>
          <w:t>热剂药</w:t>
        </w:r>
        <w:r w:rsidRPr="00413463" w:rsidDel="00C97BC5">
          <w:rPr>
            <w:rFonts w:asciiTheme="minorEastAsia" w:hAnsiTheme="minorEastAsia" w:cs="MS Mincho" w:hint="eastAsia"/>
            <w:color w:val="FF0000"/>
            <w:lang w:eastAsia="zh-CN"/>
          </w:rPr>
          <w:t>物基于病因邪气的属性，故其重叠性不高。</w:t>
        </w:r>
      </w:moveFrom>
      <w:moveFromRangeEnd w:id="79"/>
    </w:p>
    <w:p w14:paraId="3B7E00C9" w14:textId="77777777" w:rsidR="000676DB" w:rsidRDefault="000676DB"/>
    <w:p w14:paraId="121792A7" w14:textId="2444BCE1" w:rsidR="0094698D" w:rsidRDefault="0094698D" w:rsidP="0094698D">
      <w:pPr>
        <w:rPr>
          <w:lang w:eastAsia="zh-CN"/>
        </w:rPr>
      </w:pPr>
      <w:r>
        <w:t xml:space="preserve">Both experts made positive comments on the coloring of medicines. For example, </w:t>
      </w:r>
      <w:proofErr w:type="spellStart"/>
      <w:r>
        <w:t>Danggui</w:t>
      </w:r>
      <w:proofErr w:type="spellEnd"/>
      <w:r>
        <w:t xml:space="preserve"> (</w:t>
      </w:r>
      <w:proofErr w:type="spellStart"/>
      <w:r>
        <w:rPr>
          <w:rFonts w:hint="eastAsia"/>
        </w:rPr>
        <w:t>当</w:t>
      </w:r>
      <w:r>
        <w:rPr>
          <w:rFonts w:ascii="Microsoft YaHei" w:eastAsia="Microsoft YaHei" w:hAnsi="Microsoft YaHei" w:cs="Microsoft YaHei"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ins w:id="81" w:author="PengSuyuan" w:date="2022-07-19T16:26:00Z">
        <w:r w:rsidR="00C97BC5">
          <w:t xml:space="preserve"> </w:t>
        </w:r>
        <w:r w:rsidR="00C97BC5" w:rsidRPr="00C97BC5">
          <w:rPr>
            <w:rPrChange w:id="82" w:author="PengSuyuan" w:date="2022-07-19T16:27:00Z">
              <w:rPr>
                <w:rFonts w:ascii="SimSun" w:eastAsia="SimSun" w:hAnsi="SimSun"/>
                <w:lang w:eastAsia="zh-CN"/>
              </w:rPr>
            </w:rPrChange>
          </w:rPr>
          <w:t>From</w:t>
        </w:r>
        <w:r w:rsidR="00C97BC5">
          <w:t xml:space="preserve"> </w:t>
        </w:r>
        <w:r w:rsidR="00C97BC5" w:rsidRPr="00C97BC5">
          <w:rPr>
            <w:rPrChange w:id="83" w:author="PengSuyuan" w:date="2022-07-19T16:27:00Z">
              <w:rPr>
                <w:rFonts w:ascii="SimSun" w:eastAsia="SimSun" w:hAnsi="SimSun"/>
                <w:lang w:eastAsia="zh-CN"/>
              </w:rPr>
            </w:rPrChange>
          </w:rPr>
          <w:t>the</w:t>
        </w:r>
        <w:r w:rsidR="00C97BC5">
          <w:t xml:space="preserve"> </w:t>
        </w:r>
      </w:ins>
      <w:ins w:id="84" w:author="PengSuyuan" w:date="2022-07-19T16:27:00Z">
        <w:r w:rsidR="00C97BC5" w:rsidRPr="00C97BC5">
          <w:rPr>
            <w:rPrChange w:id="85" w:author="PengSuyuan" w:date="2022-07-19T16:27:00Z">
              <w:rPr>
                <w:rFonts w:ascii="SimSun" w:eastAsia="SimSun" w:hAnsi="SimSun"/>
                <w:lang w:eastAsia="zh-CN"/>
              </w:rPr>
            </w:rPrChange>
          </w:rPr>
          <w:t>heat-map</w:t>
        </w:r>
        <w:r w:rsidR="00C97BC5">
          <w:t xml:space="preserve"> of</w:t>
        </w:r>
      </w:ins>
      <w:ins w:id="86" w:author="PengSuyuan" w:date="2022-07-19T17:13:00Z">
        <w:r w:rsidR="0027392D">
          <w:t xml:space="preserve"> </w:t>
        </w:r>
        <w:bookmarkStart w:id="87" w:name="OLE_LINK7"/>
        <w:r w:rsidR="0027392D" w:rsidRPr="00C97BC5">
          <w:t>Heat-clearing formulas</w:t>
        </w:r>
        <w:r w:rsidR="0027392D">
          <w:t xml:space="preserve"> </w:t>
        </w:r>
        <w:bookmarkEnd w:id="87"/>
        <w:r w:rsidR="0027392D">
          <w:t>(figure 9</w:t>
        </w:r>
      </w:ins>
      <w:ins w:id="88" w:author="PengSuyuan" w:date="2022-07-19T16:27:00Z">
        <w:r w:rsidR="00C97BC5">
          <w:t xml:space="preserve"> </w:t>
        </w:r>
        <w:r w:rsidR="00C97BC5" w:rsidRPr="00C97BC5">
          <w:t>(b)</w:t>
        </w:r>
      </w:ins>
      <w:ins w:id="89" w:author="PengSuyuan" w:date="2022-07-19T17:13:00Z">
        <w:r w:rsidR="0027392D">
          <w:t xml:space="preserve">), </w:t>
        </w:r>
      </w:ins>
      <w:ins w:id="90" w:author="PengSuyuan" w:date="2022-07-19T17:15:00Z">
        <w:r w:rsidR="00DC4AD3">
          <w:rPr>
            <w:rFonts w:hint="eastAsia"/>
          </w:rPr>
          <w:t>most</w:t>
        </w:r>
        <w:r w:rsidR="00DC4AD3">
          <w:t xml:space="preserve"> formulas have</w:t>
        </w:r>
        <w:r w:rsidR="00DC4AD3" w:rsidRPr="00C34888">
          <w:t xml:space="preserve"> overlap</w:t>
        </w:r>
        <w:r w:rsidR="00DC4AD3">
          <w:rPr>
            <w:rFonts w:hint="eastAsia"/>
          </w:rPr>
          <w:t>ping</w:t>
        </w:r>
        <w:r w:rsidR="00DC4AD3" w:rsidRPr="00C34888">
          <w:t xml:space="preserve"> </w:t>
        </w:r>
        <w:r w:rsidR="00DC4AD3">
          <w:t xml:space="preserve">herbal medicines </w:t>
        </w:r>
        <w:r w:rsidR="00DC4AD3" w:rsidRPr="00C34888">
          <w:t>with</w:t>
        </w:r>
      </w:ins>
      <w:ins w:id="91" w:author="PengSuyuan" w:date="2022-07-19T17:14:00Z">
        <w:r w:rsidR="00DC4AD3">
          <w:t xml:space="preserve"> </w:t>
        </w:r>
        <w:proofErr w:type="spellStart"/>
        <w:r w:rsidR="00DC4AD3">
          <w:t>Qingwenbaiduyin</w:t>
        </w:r>
        <w:proofErr w:type="spellEnd"/>
        <w:r w:rsidR="00DC4AD3">
          <w:t>(</w:t>
        </w:r>
        <w:r w:rsidR="00DC4AD3">
          <w:rPr>
            <w:rFonts w:ascii="SimSun" w:eastAsia="SimSun" w:hAnsi="SimSun" w:hint="eastAsia"/>
            <w:lang w:eastAsia="zh-CN"/>
          </w:rPr>
          <w:t>清</w:t>
        </w:r>
        <w:proofErr w:type="gramStart"/>
        <w:r w:rsidR="00DC4AD3">
          <w:rPr>
            <w:rFonts w:ascii="SimSun" w:eastAsia="SimSun" w:hAnsi="SimSun" w:hint="eastAsia"/>
            <w:lang w:eastAsia="zh-CN"/>
          </w:rPr>
          <w:t>瘟</w:t>
        </w:r>
        <w:proofErr w:type="gramEnd"/>
        <w:r w:rsidR="00DC4AD3">
          <w:rPr>
            <w:rFonts w:ascii="SimSun" w:eastAsia="SimSun" w:hAnsi="SimSun" w:hint="eastAsia"/>
            <w:lang w:eastAsia="zh-CN"/>
          </w:rPr>
          <w:t>败毒饮</w:t>
        </w:r>
        <w:r w:rsidR="00DC4AD3">
          <w:t>)</w:t>
        </w:r>
      </w:ins>
      <w:ins w:id="92" w:author="PengSuyuan" w:date="2022-07-19T17:15:00Z">
        <w:r w:rsidR="00DC4AD3" w:rsidRPr="00DC4AD3">
          <w:rPr>
            <w:rPrChange w:id="93" w:author="PengSuyuan" w:date="2022-07-19T17:22:00Z">
              <w:rPr>
                <w:rFonts w:ascii="SimSun" w:eastAsia="SimSun" w:hAnsi="SimSun"/>
                <w:lang w:eastAsia="zh-CN"/>
              </w:rPr>
            </w:rPrChange>
          </w:rPr>
          <w:t xml:space="preserve">, which </w:t>
        </w:r>
      </w:ins>
      <w:ins w:id="94" w:author="PengSuyuan" w:date="2022-07-19T17:17:00Z">
        <w:r w:rsidR="00DC4AD3" w:rsidRPr="00DC4AD3">
          <w:rPr>
            <w:rPrChange w:id="95" w:author="PengSuyuan" w:date="2022-07-19T17:22:00Z">
              <w:rPr>
                <w:rFonts w:ascii="SimSun" w:eastAsia="SimSun" w:hAnsi="SimSun"/>
                <w:lang w:eastAsia="zh-CN"/>
              </w:rPr>
            </w:rPrChange>
          </w:rPr>
          <w:t xml:space="preserve">have the function of </w:t>
        </w:r>
      </w:ins>
      <w:ins w:id="96" w:author="PengSuyuan" w:date="2022-07-19T17:24:00Z">
        <w:r w:rsidR="004C28D5">
          <w:t xml:space="preserve">clearing heat and detoxification. </w:t>
        </w:r>
      </w:ins>
      <w:ins w:id="97" w:author="PengSuyuan" w:date="2022-07-19T17:25:00Z">
        <w:r w:rsidR="004C28D5" w:rsidRPr="004C28D5">
          <w:t xml:space="preserve">This can be a reminder for beginners to pay attention to the relationship between this </w:t>
        </w:r>
        <w:r w:rsidR="004C28D5">
          <w:t>formulas</w:t>
        </w:r>
        <w:r w:rsidR="004C28D5" w:rsidRPr="004C28D5">
          <w:t xml:space="preserve"> and other </w:t>
        </w:r>
        <w:r w:rsidR="004C28D5">
          <w:t xml:space="preserve">medicine sets from </w:t>
        </w:r>
        <w:r w:rsidR="004C28D5" w:rsidRPr="004C28D5">
          <w:t>Heat-clearing formulas.</w:t>
        </w:r>
      </w:ins>
      <w:ins w:id="98" w:author="PengSuyuan" w:date="2022-07-19T16:26:00Z">
        <w:r w:rsidR="00C97BC5" w:rsidRPr="00C97BC5">
          <w:rPr>
            <w:rFonts w:asciiTheme="minorEastAsia" w:hAnsiTheme="minorEastAsia" w:hint="eastAsia"/>
            <w:color w:val="FF0000"/>
            <w:lang w:eastAsia="zh-CN"/>
          </w:rPr>
          <w:t xml:space="preserve"> </w:t>
        </w:r>
      </w:ins>
      <w:moveToRangeStart w:id="99" w:author="PengSuyuan" w:date="2022-07-19T16:26:00Z" w:name="move109140430"/>
      <w:moveTo w:id="100" w:author="PengSuyuan" w:date="2022-07-19T16:26:00Z">
        <w:del w:id="101" w:author="PengSuyuan" w:date="2022-07-19T17:25:00Z">
          <w:r w:rsidR="00C97BC5" w:rsidRPr="00413463" w:rsidDel="004C28D5">
            <w:rPr>
              <w:rFonts w:asciiTheme="minorEastAsia" w:hAnsiTheme="minorEastAsia" w:hint="eastAsia"/>
              <w:color w:val="FF0000"/>
              <w:lang w:eastAsia="zh-CN"/>
            </w:rPr>
            <w:delText>考</w:delText>
          </w:r>
          <w:r w:rsidR="00C97BC5" w:rsidRPr="00413463" w:rsidDel="004C28D5">
            <w:rPr>
              <w:rFonts w:ascii="Microsoft YaHei" w:eastAsia="Microsoft YaHei" w:hAnsi="Microsoft YaHei" w:cs="Microsoft YaHei" w:hint="eastAsia"/>
              <w:color w:val="FF0000"/>
              <w:lang w:eastAsia="zh-CN"/>
            </w:rPr>
            <w:delText>虑这类药</w:delText>
          </w:r>
          <w:r w:rsidR="00C97BC5" w:rsidRPr="00413463" w:rsidDel="004C28D5">
            <w:rPr>
              <w:rFonts w:asciiTheme="minorEastAsia" w:hAnsiTheme="minorEastAsia" w:cs="MS Mincho" w:hint="eastAsia"/>
              <w:color w:val="FF0000"/>
              <w:lang w:eastAsia="zh-CN"/>
            </w:rPr>
            <w:delText>物功用</w:delText>
          </w:r>
          <w:r w:rsidR="00C97BC5" w:rsidRPr="00413463" w:rsidDel="004C28D5">
            <w:rPr>
              <w:rFonts w:ascii="Microsoft YaHei" w:eastAsia="Microsoft YaHei" w:hAnsi="Microsoft YaHei" w:cs="Microsoft YaHei" w:hint="eastAsia"/>
              <w:color w:val="FF0000"/>
              <w:lang w:eastAsia="zh-CN"/>
            </w:rPr>
            <w:delText>为</w:delText>
          </w:r>
          <w:r w:rsidR="00C97BC5" w:rsidRPr="00413463" w:rsidDel="004C28D5">
            <w:rPr>
              <w:rFonts w:asciiTheme="minorEastAsia" w:hAnsiTheme="minorEastAsia" w:cs="MS Mincho" w:hint="eastAsia"/>
              <w:color w:val="FF0000"/>
              <w:lang w:eastAsia="zh-CN"/>
            </w:rPr>
            <w:delText>“清</w:delText>
          </w:r>
          <w:r w:rsidR="00C97BC5" w:rsidRPr="00413463" w:rsidDel="004C28D5">
            <w:rPr>
              <w:rFonts w:ascii="Microsoft YaHei" w:eastAsia="Microsoft YaHei" w:hAnsi="Microsoft YaHei" w:cs="Microsoft YaHei" w:hint="eastAsia"/>
              <w:color w:val="FF0000"/>
              <w:lang w:eastAsia="zh-CN"/>
            </w:rPr>
            <w:delText>热</w:delText>
          </w:r>
          <w:r w:rsidR="00C97BC5" w:rsidRPr="00413463" w:rsidDel="004C28D5">
            <w:rPr>
              <w:rFonts w:asciiTheme="minorEastAsia" w:hAnsiTheme="minorEastAsia" w:cs="MS Mincho" w:hint="eastAsia"/>
              <w:color w:val="FF0000"/>
              <w:lang w:eastAsia="zh-CN"/>
            </w:rPr>
            <w:delText>解毒祛湿”，属于祛邪</w:delText>
          </w:r>
          <w:r w:rsidR="00C97BC5" w:rsidRPr="00413463" w:rsidDel="004C28D5">
            <w:rPr>
              <w:rFonts w:ascii="Microsoft YaHei" w:eastAsia="Microsoft YaHei" w:hAnsi="Microsoft YaHei" w:cs="Microsoft YaHei" w:hint="eastAsia"/>
              <w:color w:val="FF0000"/>
              <w:lang w:eastAsia="zh-CN"/>
            </w:rPr>
            <w:delText>类药</w:delText>
          </w:r>
          <w:r w:rsidR="00C97BC5" w:rsidRPr="00413463" w:rsidDel="004C28D5">
            <w:rPr>
              <w:rFonts w:asciiTheme="minorEastAsia" w:hAnsiTheme="minorEastAsia" w:cs="MS Mincho" w:hint="eastAsia"/>
              <w:color w:val="FF0000"/>
              <w:lang w:eastAsia="zh-CN"/>
            </w:rPr>
            <w:delText>物，</w:delText>
          </w:r>
          <w:r w:rsidR="00C97BC5" w:rsidRPr="00413463" w:rsidDel="004C28D5">
            <w:rPr>
              <w:rFonts w:ascii="Microsoft YaHei" w:eastAsia="Microsoft YaHei" w:hAnsi="Microsoft YaHei" w:cs="Microsoft YaHei" w:hint="eastAsia"/>
              <w:color w:val="FF0000"/>
              <w:lang w:eastAsia="zh-CN"/>
            </w:rPr>
            <w:delText>处</w:delText>
          </w:r>
          <w:r w:rsidR="00C97BC5" w:rsidRPr="00413463" w:rsidDel="004C28D5">
            <w:rPr>
              <w:rFonts w:asciiTheme="minorEastAsia" w:hAnsiTheme="minorEastAsia" w:cs="MS Mincho" w:hint="eastAsia"/>
              <w:color w:val="FF0000"/>
              <w:lang w:eastAsia="zh-CN"/>
            </w:rPr>
            <w:delText>方</w:delText>
          </w:r>
          <w:r w:rsidR="00C97BC5" w:rsidRPr="00413463" w:rsidDel="004C28D5">
            <w:rPr>
              <w:rFonts w:ascii="Microsoft YaHei" w:eastAsia="Microsoft YaHei" w:hAnsi="Microsoft YaHei" w:cs="Microsoft YaHei" w:hint="eastAsia"/>
              <w:color w:val="FF0000"/>
              <w:lang w:eastAsia="zh-CN"/>
            </w:rPr>
            <w:delText>时选</w:delText>
          </w:r>
          <w:r w:rsidR="00C97BC5" w:rsidRPr="00413463" w:rsidDel="004C28D5">
            <w:rPr>
              <w:rFonts w:asciiTheme="minorEastAsia" w:hAnsiTheme="minorEastAsia" w:cs="MS Mincho" w:hint="eastAsia"/>
              <w:color w:val="FF0000"/>
              <w:lang w:eastAsia="zh-CN"/>
            </w:rPr>
            <w:delText>取清</w:delText>
          </w:r>
          <w:r w:rsidR="00C97BC5" w:rsidRPr="00413463" w:rsidDel="004C28D5">
            <w:rPr>
              <w:rFonts w:ascii="Microsoft YaHei" w:eastAsia="Microsoft YaHei" w:hAnsi="Microsoft YaHei" w:cs="Microsoft YaHei" w:hint="eastAsia"/>
              <w:color w:val="FF0000"/>
              <w:lang w:eastAsia="zh-CN"/>
            </w:rPr>
            <w:delText>热剂药</w:delText>
          </w:r>
          <w:r w:rsidR="00C97BC5" w:rsidRPr="00413463" w:rsidDel="004C28D5">
            <w:rPr>
              <w:rFonts w:asciiTheme="minorEastAsia" w:hAnsiTheme="minorEastAsia" w:cs="MS Mincho" w:hint="eastAsia"/>
              <w:color w:val="FF0000"/>
              <w:lang w:eastAsia="zh-CN"/>
            </w:rPr>
            <w:delText>物基于病因邪气的属性，故其重叠性不高。</w:delText>
          </w:r>
        </w:del>
      </w:moveTo>
      <w:moveToRangeEnd w:id="99"/>
    </w:p>
    <w:p w14:paraId="75E75366" w14:textId="3E6A1FFA" w:rsidR="00F86BCC" w:rsidRPr="00413463" w:rsidRDefault="00F86BCC" w:rsidP="00F86BCC">
      <w:pPr>
        <w:pStyle w:val="3"/>
      </w:pPr>
      <w:r w:rsidRPr="00413463">
        <w:t>TCM Expert Feedback</w:t>
      </w:r>
    </w:p>
    <w:p w14:paraId="1B9F51B2" w14:textId="77777777" w:rsidR="00413463" w:rsidRDefault="00413463" w:rsidP="0094698D">
      <w:pPr>
        <w:rPr>
          <w:rFonts w:eastAsia="SimSun"/>
          <w:color w:val="FF0000"/>
          <w:lang w:eastAsia="zh-CN"/>
        </w:rPr>
      </w:pPr>
    </w:p>
    <w:p w14:paraId="30F2F087" w14:textId="1221AF37" w:rsidR="0094698D" w:rsidRDefault="0094698D" w:rsidP="0094698D">
      <w:r>
        <w:t xml:space="preserve">Overall, the expert thinks that our method is able to clearly disassemble complex </w:t>
      </w:r>
      <w:del w:id="102" w:author="PengSuyuan" w:date="2022-07-19T16:14:00Z">
        <w:r w:rsidDel="00AA115A">
          <w:delText>prescription</w:delText>
        </w:r>
      </w:del>
      <w:ins w:id="103" w:author="PengSuyuan" w:date="2022-07-19T16:14:00Z">
        <w:r w:rsidR="00AA115A">
          <w:t>formula</w:t>
        </w:r>
      </w:ins>
      <w:r>
        <w:t>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349B9781" w14:textId="77777777" w:rsidR="0094698D" w:rsidRDefault="0094698D">
      <w:pPr>
        <w:rPr>
          <w:color w:val="FF0000"/>
        </w:rPr>
      </w:pPr>
    </w:p>
    <w:p w14:paraId="15871E51" w14:textId="5C2A3C2F" w:rsidR="0094698D" w:rsidRDefault="000676DB">
      <w:r w:rsidRPr="000676DB">
        <w:t xml:space="preserve">Based on the relationship among the matrix </w:t>
      </w:r>
      <w:del w:id="104" w:author="PengSuyuan" w:date="2022-07-19T16:14:00Z">
        <w:r w:rsidRPr="000676DB" w:rsidDel="00AA115A">
          <w:delText>prescription</w:delText>
        </w:r>
      </w:del>
      <w:ins w:id="105" w:author="PengSuyuan" w:date="2022-07-19T16:14:00Z">
        <w:r w:rsidR="00AA115A">
          <w:t>formula</w:t>
        </w:r>
      </w:ins>
      <w:r w:rsidRPr="000676DB">
        <w:t xml:space="preserve">s, the selected medicine sets can be shown the related formulas in the right area, which is a beginner-friendly way to understand the relationships between medicines and </w:t>
      </w:r>
      <w:del w:id="106" w:author="PengSuyuan" w:date="2022-07-19T16:14:00Z">
        <w:r w:rsidRPr="000676DB" w:rsidDel="00AA115A">
          <w:delText>prescription</w:delText>
        </w:r>
      </w:del>
      <w:ins w:id="107" w:author="PengSuyuan" w:date="2022-07-19T16:14:00Z">
        <w:r w:rsidR="00AA115A">
          <w:t>formula</w:t>
        </w:r>
      </w:ins>
      <w:r w:rsidRPr="000676DB">
        <w:t xml:space="preserve">. The TCM theoretical system includes the process of "theory, method, </w:t>
      </w:r>
      <w:del w:id="108" w:author="PengSuyuan" w:date="2022-07-19T16:14:00Z">
        <w:r w:rsidRPr="000676DB" w:rsidDel="00AA115A">
          <w:delText>prescription</w:delText>
        </w:r>
      </w:del>
      <w:ins w:id="109" w:author="PengSuyuan" w:date="2022-07-19T16:14:00Z">
        <w:r w:rsidR="00AA115A">
          <w:t>formula</w:t>
        </w:r>
      </w:ins>
      <w:r w:rsidRPr="000676DB">
        <w:t xml:space="preserve"> and medicine", while the treatment plan is performed to see the results of </w:t>
      </w:r>
      <w:del w:id="110" w:author="PengSuyuan" w:date="2022-07-19T16:14:00Z">
        <w:r w:rsidRPr="000676DB" w:rsidDel="00AA115A">
          <w:delText>prescription</w:delText>
        </w:r>
      </w:del>
      <w:ins w:id="111" w:author="PengSuyuan" w:date="2022-07-19T16:14:00Z">
        <w:r w:rsidR="00AA115A">
          <w:t>formula</w:t>
        </w:r>
      </w:ins>
      <w:r w:rsidRPr="000676DB">
        <w:t xml:space="preserve">s. Beginners have difficulty understanding the similarities and differences between multiple similar </w:t>
      </w:r>
      <w:del w:id="112" w:author="PengSuyuan" w:date="2022-07-19T16:14:00Z">
        <w:r w:rsidRPr="000676DB" w:rsidDel="00AA115A">
          <w:delText>prescription</w:delText>
        </w:r>
      </w:del>
      <w:ins w:id="113" w:author="PengSuyuan" w:date="2022-07-19T16:14:00Z">
        <w:r w:rsidR="00AA115A">
          <w:t>formula</w:t>
        </w:r>
      </w:ins>
      <w:r w:rsidRPr="000676DB">
        <w:t xml:space="preserve">s. Besides, beginners can use multiple combinations to demonstrate a better understanding of the commonalities and differences between </w:t>
      </w:r>
      <w:del w:id="114" w:author="PengSuyuan" w:date="2022-07-19T16:14:00Z">
        <w:r w:rsidRPr="000676DB" w:rsidDel="00AA115A">
          <w:delText>prescription</w:delText>
        </w:r>
      </w:del>
      <w:ins w:id="115" w:author="PengSuyuan" w:date="2022-07-19T16:14:00Z">
        <w:r w:rsidR="00AA115A">
          <w:t>formula</w:t>
        </w:r>
      </w:ins>
      <w:r w:rsidRPr="000676DB">
        <w:t xml:space="preserve">s and thus better understand the pathogenesis by lasso tool. In the application process, it is suggested to use double and triple lassos </w:t>
      </w:r>
      <w:r w:rsidR="0094698D">
        <w:t xml:space="preserve">as future work </w:t>
      </w:r>
      <w:r w:rsidRPr="000676DB">
        <w:t xml:space="preserve">of the tool, to facilitate the exploration and to learn </w:t>
      </w:r>
      <w:r w:rsidR="0094698D">
        <w:t>with actual</w:t>
      </w:r>
      <w:r w:rsidRPr="000676DB">
        <w:t xml:space="preserve"> </w:t>
      </w:r>
      <w:del w:id="116" w:author="PengSuyuan" w:date="2022-07-19T16:14:00Z">
        <w:r w:rsidRPr="000676DB" w:rsidDel="00AA115A">
          <w:delText>prescription</w:delText>
        </w:r>
      </w:del>
      <w:ins w:id="117" w:author="PengSuyuan" w:date="2022-07-19T16:14:00Z">
        <w:r w:rsidR="00AA115A">
          <w:t>formula</w:t>
        </w:r>
      </w:ins>
      <w:r w:rsidRPr="000676DB">
        <w:t>s.</w:t>
      </w:r>
    </w:p>
    <w:p w14:paraId="17E13A11" w14:textId="77777777" w:rsidR="0094698D" w:rsidRDefault="0094698D"/>
    <w:p w14:paraId="4A57AB5C" w14:textId="77777777" w:rsidR="00065FDF" w:rsidRDefault="007C3805">
      <w:pPr>
        <w:pStyle w:val="2"/>
      </w:pPr>
      <w:bookmarkStart w:id="118" w:name="Discussion"/>
      <w:bookmarkStart w:id="119" w:name="_Discussion_1"/>
      <w:bookmarkEnd w:id="118"/>
      <w:bookmarkEnd w:id="119"/>
      <w:r>
        <w:lastRenderedPageBreak/>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02015155" w:rsidR="00B8331F" w:rsidRDefault="00B8331F" w:rsidP="00B8331F">
      <w:r>
        <w:rPr>
          <w:rFonts w:hint="eastAsia"/>
        </w:rPr>
        <w:t>Visualization methods are used in the</w:t>
      </w:r>
      <w:r w:rsidR="00840BD9">
        <w:t xml:space="preserve"> research</w:t>
      </w:r>
      <w:r>
        <w:rPr>
          <w:rFonts w:hint="eastAsia"/>
        </w:rPr>
        <w:t xml:space="preserve"> of TCM. Visual recognition and visualization </w:t>
      </w:r>
      <w:r w:rsidR="00EC1A5E">
        <w:t>are</w:t>
      </w:r>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r w:rsidR="00EC1A5E">
        <w:t>acupoints</w:t>
      </w:r>
      <w:r w:rsidR="00EC1A5E">
        <w:rPr>
          <w:rFonts w:ascii="Cambria" w:hAnsi="Cambria"/>
        </w:rPr>
        <w:t xml:space="preserve"> [</w:t>
      </w:r>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5B53CFDB" w:rsidR="00B8331F" w:rsidRDefault="00236CBD" w:rsidP="00B8331F">
      <w:r>
        <w:t>A</w:t>
      </w:r>
      <w:r w:rsidR="00B8331F">
        <w:rPr>
          <w:rFonts w:hint="eastAsia"/>
        </w:rPr>
        <w:t xml:space="preserve"> visual analysis method of TCM health records is available recently as a result of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w:t>
      </w:r>
      <w:r w:rsidR="00B8331F">
        <w:rPr>
          <w:rFonts w:hint="eastAsia"/>
        </w:rPr>
        <w:lastRenderedPageBreak/>
        <w:t xml:space="preserve">in </w:t>
      </w:r>
      <w:del w:id="120" w:author="PengSuyuan" w:date="2022-07-19T16:14:00Z">
        <w:r w:rsidR="00B8331F" w:rsidDel="00AA115A">
          <w:rPr>
            <w:rFonts w:hint="eastAsia"/>
          </w:rPr>
          <w:delText>prescription</w:delText>
        </w:r>
      </w:del>
      <w:ins w:id="121" w:author="PengSuyuan" w:date="2022-07-19T16:14:00Z">
        <w:r w:rsidR="00AA115A">
          <w:rPr>
            <w:rFonts w:hint="eastAsia"/>
          </w:rPr>
          <w:t>formula</w:t>
        </w:r>
      </w:ins>
      <w:r w:rsidR="00B8331F">
        <w:rPr>
          <w:rFonts w:hint="eastAsia"/>
        </w:rPr>
        <w:t xml:space="preserve">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0A61CD62" w:rsidR="00B8331F" w:rsidRPr="008354A4" w:rsidRDefault="00084A6C" w:rsidP="00B8331F">
      <w:pPr>
        <w:rPr>
          <w:rFonts w:eastAsia="SimSun"/>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r w:rsidR="00EC1A5E">
        <w:t>survey</w:t>
      </w:r>
      <w:r w:rsidR="00EC1A5E">
        <w:rPr>
          <w:rFonts w:ascii="Cambria" w:hAnsi="Cambria"/>
        </w:rPr>
        <w:t xml:space="preserve"> [</w:t>
      </w:r>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SimSun" w:hint="eastAsia"/>
          <w:lang w:eastAsia="zh-CN"/>
        </w:rPr>
        <w:t xml:space="preserve"> </w:t>
      </w:r>
      <w:r w:rsidR="00B8331F">
        <w:rPr>
          <w:rFonts w:hint="eastAsia"/>
        </w:rPr>
        <w:t>of implicit techniques is the efficient use of space making them more</w:t>
      </w:r>
      <w:r w:rsidR="00B8331F">
        <w:rPr>
          <w:rFonts w:eastAsia="SimSun" w:hint="eastAsia"/>
          <w:lang w:eastAsia="zh-CN"/>
        </w:rPr>
        <w:t xml:space="preserve"> suitable for large hierarchical data than trees. Popular implicit methods include </w:t>
      </w:r>
      <w:proofErr w:type="spellStart"/>
      <w:r w:rsidR="00B8331F">
        <w:rPr>
          <w:rFonts w:eastAsia="SimSun" w:hint="eastAsia"/>
          <w:lang w:eastAsia="zh-CN"/>
        </w:rPr>
        <w:t>treemaps</w:t>
      </w:r>
      <w:proofErr w:type="spellEnd"/>
      <w:r w:rsidR="00EC1A5E">
        <w:rPr>
          <w:rFonts w:eastAsia="SimSun"/>
          <w:lang w:eastAsia="zh-CN"/>
        </w:rPr>
        <w:t xml:space="preserve"> </w:t>
      </w:r>
      <w:r w:rsidR="00B8331F">
        <w:rPr>
          <w:rFonts w:ascii="Cambria" w:eastAsia="SimSun" w:hAnsi="Cambria"/>
          <w:lang w:eastAsia="zh-CN"/>
        </w:rPr>
        <w:t>[</w:t>
      </w:r>
      <w:r w:rsidR="00B8331F">
        <w:rPr>
          <w:rFonts w:ascii="Cambria" w:eastAsia="SimSun" w:hAnsi="Cambria"/>
          <w:lang w:eastAsia="zh-CN"/>
        </w:rPr>
        <w:fldChar w:fldCharType="begin"/>
      </w:r>
      <w:r w:rsidR="00B8331F">
        <w:rPr>
          <w:rFonts w:ascii="Cambria" w:eastAsia="SimSun" w:hAnsi="Cambria"/>
          <w:lang w:eastAsia="zh-CN"/>
        </w:rPr>
        <w:instrText xml:space="preserve"> REF BIB_johnson_3a1991 \* MERGEFORMAT </w:instrText>
      </w:r>
      <w:r w:rsidR="00B8331F">
        <w:rPr>
          <w:rFonts w:ascii="Cambria" w:eastAsia="SimSun" w:hAnsi="Cambria"/>
          <w:lang w:eastAsia="zh-CN"/>
        </w:rPr>
        <w:fldChar w:fldCharType="separate"/>
      </w:r>
      <w:r w:rsidR="00BF57B8" w:rsidRPr="00BF57B8">
        <w:rPr>
          <w:rFonts w:ascii="Cambria" w:hAnsi="Cambria" w:cs="Times New Roman"/>
        </w:rPr>
        <w:t>12</w:t>
      </w:r>
      <w:r w:rsidR="00B8331F">
        <w:rPr>
          <w:rFonts w:ascii="Cambria" w:eastAsia="SimSun" w:hAnsi="Cambria"/>
          <w:lang w:eastAsia="zh-CN"/>
        </w:rPr>
        <w:fldChar w:fldCharType="end"/>
      </w:r>
      <w:r w:rsidR="00B8331F">
        <w:rPr>
          <w:rFonts w:ascii="Cambria" w:eastAsia="SimSun" w:hAnsi="Cambria"/>
          <w:lang w:eastAsia="zh-CN"/>
        </w:rPr>
        <w:t xml:space="preserve">, </w:t>
      </w:r>
      <w:r w:rsidR="00B8331F">
        <w:rPr>
          <w:rFonts w:ascii="Cambria" w:eastAsia="SimSun" w:hAnsi="Cambria"/>
          <w:lang w:eastAsia="zh-CN"/>
        </w:rPr>
        <w:fldChar w:fldCharType="begin"/>
      </w:r>
      <w:r w:rsidR="00B8331F">
        <w:rPr>
          <w:rFonts w:ascii="Cambria" w:eastAsia="SimSun" w:hAnsi="Cambria"/>
          <w:lang w:eastAsia="zh-CN"/>
        </w:rPr>
        <w:instrText xml:space="preserve"> REF BIB_shneiderman1992 \* MERGEFORMAT </w:instrText>
      </w:r>
      <w:r w:rsidR="00B8331F">
        <w:rPr>
          <w:rFonts w:ascii="Cambria" w:eastAsia="SimSun" w:hAnsi="Cambria"/>
          <w:lang w:eastAsia="zh-CN"/>
        </w:rPr>
        <w:fldChar w:fldCharType="separate"/>
      </w:r>
      <w:r w:rsidR="00BF57B8" w:rsidRPr="00BF57B8">
        <w:rPr>
          <w:rFonts w:ascii="Cambria" w:hAnsi="Cambria" w:cs="Times New Roman"/>
        </w:rPr>
        <w:t>31</w:t>
      </w:r>
      <w:r w:rsidR="00B8331F">
        <w:rPr>
          <w:rFonts w:ascii="Cambria" w:eastAsia="SimSun" w:hAnsi="Cambria"/>
          <w:lang w:eastAsia="zh-CN"/>
        </w:rPr>
        <w:fldChar w:fldCharType="end"/>
      </w:r>
      <w:r w:rsidR="00B8331F">
        <w:rPr>
          <w:rFonts w:ascii="Cambria" w:eastAsia="SimSun" w:hAnsi="Cambria"/>
          <w:lang w:eastAsia="zh-CN"/>
        </w:rPr>
        <w:t>]</w:t>
      </w:r>
      <w:r w:rsidR="00B8331F">
        <w:rPr>
          <w:rFonts w:eastAsia="SimSun" w:hint="eastAsia"/>
          <w:lang w:eastAsia="zh-CN"/>
        </w:rPr>
        <w:t xml:space="preserve"> and icicle charts</w:t>
      </w:r>
      <w:r w:rsidR="00B8331F">
        <w:rPr>
          <w:rFonts w:ascii="Cambria" w:eastAsia="SimSun" w:hAnsi="Cambria"/>
          <w:lang w:eastAsia="zh-CN"/>
        </w:rPr>
        <w:t>[</w:t>
      </w:r>
      <w:r w:rsidR="00B8331F">
        <w:rPr>
          <w:rFonts w:ascii="Cambria" w:eastAsia="SimSun" w:hAnsi="Cambria"/>
          <w:lang w:eastAsia="zh-CN"/>
        </w:rPr>
        <w:fldChar w:fldCharType="begin"/>
      </w:r>
      <w:r w:rsidR="00B8331F">
        <w:rPr>
          <w:rFonts w:ascii="Cambria" w:eastAsia="SimSun" w:hAnsi="Cambria"/>
          <w:lang w:eastAsia="zh-CN"/>
        </w:rPr>
        <w:instrText xml:space="preserve"> REF BIB_kruskal_3a1983 \* MERGEFORMAT </w:instrText>
      </w:r>
      <w:r w:rsidR="00B8331F">
        <w:rPr>
          <w:rFonts w:ascii="Cambria" w:eastAsia="SimSun" w:hAnsi="Cambria"/>
          <w:lang w:eastAsia="zh-CN"/>
        </w:rPr>
        <w:fldChar w:fldCharType="separate"/>
      </w:r>
      <w:r w:rsidR="00BF57B8" w:rsidRPr="00BF57B8">
        <w:rPr>
          <w:rFonts w:ascii="Cambria" w:hAnsi="Cambria" w:cs="Times New Roman"/>
        </w:rPr>
        <w:t>14</w:t>
      </w:r>
      <w:r w:rsidR="00B8331F">
        <w:rPr>
          <w:rFonts w:ascii="Cambria" w:eastAsia="SimSun" w:hAnsi="Cambria"/>
          <w:lang w:eastAsia="zh-CN"/>
        </w:rPr>
        <w:fldChar w:fldCharType="end"/>
      </w:r>
      <w:r w:rsidR="00B8331F">
        <w:rPr>
          <w:rFonts w:ascii="Cambria" w:eastAsia="SimSun" w:hAnsi="Cambria"/>
          <w:lang w:eastAsia="zh-CN"/>
        </w:rPr>
        <w:t>]</w:t>
      </w:r>
      <w:r w:rsidR="00B8331F">
        <w:rPr>
          <w:rFonts w:eastAsia="SimSun" w:hint="eastAsia"/>
          <w:lang w:eastAsia="zh-CN"/>
        </w:rPr>
        <w:t>. Icicle plots utilize the vertical placement of nodes to show the hierarchical information</w:t>
      </w:r>
      <w:r>
        <w:rPr>
          <w:rFonts w:eastAsia="SimSun"/>
          <w:lang w:eastAsia="zh-CN"/>
        </w:rPr>
        <w:t xml:space="preserve"> which </w:t>
      </w:r>
      <w:r w:rsidR="008354A4">
        <w:rPr>
          <w:rFonts w:eastAsia="SimSun"/>
          <w:lang w:eastAsia="zh-CN"/>
        </w:rPr>
        <w:t>naturally allows showing the list of medicines within a formula.</w:t>
      </w:r>
      <w:r w:rsidR="00B8331F">
        <w:rPr>
          <w:rFonts w:eastAsia="SimSun" w:hint="eastAsia"/>
          <w:lang w:eastAsia="zh-CN"/>
        </w:rPr>
        <w:t xml:space="preserve"> </w:t>
      </w:r>
      <w:r w:rsidR="008354A4">
        <w:rPr>
          <w:rFonts w:eastAsia="SimSun"/>
          <w:lang w:eastAsia="zh-CN"/>
        </w:rPr>
        <w:t>With our augmented icicle plot in the similarity-based layout, o</w:t>
      </w:r>
      <w:r w:rsidR="00B8331F">
        <w:rPr>
          <w:rFonts w:eastAsia="SimSun" w:hint="eastAsia"/>
          <w:lang w:eastAsia="zh-CN"/>
        </w:rPr>
        <w:t>ur TCM expert</w:t>
      </w:r>
      <w:r w:rsidR="008354A4">
        <w:rPr>
          <w:rFonts w:eastAsia="SimSun"/>
          <w:lang w:eastAsia="zh-CN"/>
        </w:rPr>
        <w:t>s</w:t>
      </w:r>
      <w:r w:rsidR="00B8331F">
        <w:rPr>
          <w:rFonts w:eastAsia="SimSun" w:hint="eastAsia"/>
          <w:lang w:eastAsia="zh-CN"/>
        </w:rPr>
        <w:t xml:space="preserve"> consider it eas</w:t>
      </w:r>
      <w:r w:rsidR="008354A4">
        <w:rPr>
          <w:rFonts w:eastAsia="SimSun"/>
          <w:lang w:eastAsia="zh-CN"/>
        </w:rPr>
        <w:t>y</w:t>
      </w:r>
      <w:r w:rsidR="00B8331F">
        <w:rPr>
          <w:rFonts w:eastAsia="SimSun" w:hint="eastAsia"/>
          <w:lang w:eastAsia="zh-CN"/>
        </w:rPr>
        <w:t xml:space="preserve"> to understand and allows for quick comparison of formulas.</w:t>
      </w:r>
    </w:p>
    <w:p w14:paraId="5FA8AC1A" w14:textId="77777777" w:rsidR="00B8331F" w:rsidRDefault="00B8331F" w:rsidP="00B8331F">
      <w:pPr>
        <w:rPr>
          <w:rFonts w:eastAsia="SimSun"/>
          <w:lang w:eastAsia="zh-CN"/>
        </w:rPr>
      </w:pPr>
    </w:p>
    <w:p w14:paraId="64DF4A32" w14:textId="4D410FB2" w:rsidR="00B8331F" w:rsidRDefault="00B8331F" w:rsidP="00B8331F">
      <w:pPr>
        <w:rPr>
          <w:rFonts w:eastAsia="SimSun"/>
          <w:lang w:eastAsia="zh-CN"/>
        </w:rPr>
      </w:pPr>
      <w:r>
        <w:rPr>
          <w:rFonts w:eastAsia="SimSun" w:hint="eastAsia"/>
          <w:lang w:eastAsia="zh-CN"/>
        </w:rPr>
        <w:t xml:space="preserve">Multidimensional data can be effectively visualized using dimensionality reduction </w:t>
      </w:r>
      <w:proofErr w:type="gramStart"/>
      <w:r>
        <w:rPr>
          <w:rFonts w:eastAsia="SimSun" w:hint="eastAsia"/>
          <w:lang w:eastAsia="zh-CN"/>
        </w:rPr>
        <w:t>techniques</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BIB_maaten2008 \* MERGEFORMAT </w:instrText>
      </w:r>
      <w:r>
        <w:rPr>
          <w:rFonts w:ascii="Cambria" w:eastAsia="SimSun" w:hAnsi="Cambria"/>
          <w:lang w:eastAsia="zh-CN"/>
        </w:rPr>
        <w:fldChar w:fldCharType="separate"/>
      </w:r>
      <w:r w:rsidR="00BF57B8" w:rsidRPr="00BF57B8">
        <w:rPr>
          <w:rFonts w:ascii="Cambria" w:hAnsi="Cambria" w:cs="Times New Roman"/>
        </w:rPr>
        <w:t>37</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Nonlinear dimensionality reduction </w:t>
      </w:r>
      <w:r w:rsidR="00EC1A5E">
        <w:rPr>
          <w:rFonts w:eastAsia="SimSun"/>
          <w:lang w:eastAsia="zh-CN"/>
        </w:rPr>
        <w:t>methods</w:t>
      </w:r>
      <w:r w:rsidR="00EC1A5E">
        <w:rPr>
          <w:rFonts w:ascii="Cambria" w:eastAsia="SimSun" w:hAnsi="Cambria"/>
          <w:lang w:eastAsia="zh-CN"/>
        </w:rPr>
        <w:t xml:space="preserve"> [</w:t>
      </w:r>
      <w:r>
        <w:rPr>
          <w:rFonts w:ascii="Cambria" w:eastAsia="SimSun" w:hAnsi="Cambria"/>
          <w:lang w:eastAsia="zh-CN"/>
        </w:rPr>
        <w:fldChar w:fldCharType="begin"/>
      </w:r>
      <w:r>
        <w:rPr>
          <w:rFonts w:ascii="Cambria" w:eastAsia="SimSun" w:hAnsi="Cambria"/>
          <w:lang w:eastAsia="zh-CN"/>
        </w:rPr>
        <w:instrText xml:space="preserve"> REF BIB_lee07 \* MERGEFORMAT </w:instrText>
      </w:r>
      <w:r>
        <w:rPr>
          <w:rFonts w:ascii="Cambria" w:eastAsia="SimSun" w:hAnsi="Cambria"/>
          <w:lang w:eastAsia="zh-CN"/>
        </w:rPr>
        <w:fldChar w:fldCharType="separate"/>
      </w:r>
      <w:r w:rsidR="00BF57B8" w:rsidRPr="00BF57B8">
        <w:rPr>
          <w:rFonts w:ascii="Cambria" w:hAnsi="Cambria" w:cs="Times New Roman"/>
        </w:rPr>
        <w:t>16</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are more suitable to preserve complex high- dimensional structures than linear </w:t>
      </w:r>
      <w:proofErr w:type="gramStart"/>
      <w:r>
        <w:rPr>
          <w:rFonts w:eastAsia="SimSun" w:hint="eastAsia"/>
          <w:lang w:eastAsia="zh-CN"/>
        </w:rPr>
        <w:t>methods</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BIB_cunningham2015 \* MERGEFORMAT </w:instrText>
      </w:r>
      <w:r>
        <w:rPr>
          <w:rFonts w:ascii="Cambria" w:eastAsia="SimSun" w:hAnsi="Cambria"/>
          <w:lang w:eastAsia="zh-CN"/>
        </w:rPr>
        <w:fldChar w:fldCharType="separate"/>
      </w:r>
      <w:r w:rsidR="00BF57B8" w:rsidRPr="00BF57B8">
        <w:rPr>
          <w:rFonts w:ascii="Cambria" w:hAnsi="Cambria" w:cs="Times New Roman"/>
        </w:rPr>
        <w:t>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Currently, t-</w:t>
      </w:r>
      <w:proofErr w:type="gramStart"/>
      <w:r>
        <w:rPr>
          <w:rFonts w:eastAsia="SimSun" w:hint="eastAsia"/>
          <w:lang w:eastAsia="zh-CN"/>
        </w:rPr>
        <w:t>SNE</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BIB_maaten09 \* MERGEFORMAT </w:instrText>
      </w:r>
      <w:r>
        <w:rPr>
          <w:rFonts w:ascii="Cambria" w:eastAsia="SimSun" w:hAnsi="Cambria"/>
          <w:lang w:eastAsia="zh-CN"/>
        </w:rPr>
        <w:fldChar w:fldCharType="separate"/>
      </w:r>
      <w:r w:rsidR="00BF57B8" w:rsidRPr="00BF57B8">
        <w:rPr>
          <w:rFonts w:ascii="Cambria" w:hAnsi="Cambria" w:cs="Times New Roman"/>
        </w:rPr>
        <w:t>15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and UMAP</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BIB_mcinnes2018 \* MERGEFORMAT </w:instrText>
      </w:r>
      <w:r>
        <w:rPr>
          <w:rFonts w:ascii="Cambria" w:eastAsia="SimSun" w:hAnsi="Cambria"/>
          <w:lang w:eastAsia="zh-CN"/>
        </w:rPr>
        <w:fldChar w:fldCharType="separate"/>
      </w:r>
      <w:r w:rsidR="00BF57B8" w:rsidRPr="00BF57B8">
        <w:rPr>
          <w:rFonts w:ascii="Cambria" w:hAnsi="Cambria" w:cs="Times New Roman"/>
        </w:rPr>
        <w:t>21</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SimSun"/>
          <w:lang w:eastAsia="zh-CN"/>
        </w:rPr>
      </w:pPr>
    </w:p>
    <w:p w14:paraId="3C84C6BB" w14:textId="385C51F7" w:rsidR="00B8331F" w:rsidRDefault="00B8331F" w:rsidP="00B8331F">
      <w:pPr>
        <w:rPr>
          <w:rFonts w:eastAsia="SimSun"/>
          <w:lang w:eastAsia="zh-CN"/>
        </w:rPr>
      </w:pPr>
      <w:r>
        <w:rPr>
          <w:rFonts w:eastAsia="SimSun"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BIB_zhou2016 \* MERGEFORMAT </w:instrText>
      </w:r>
      <w:r>
        <w:rPr>
          <w:rFonts w:ascii="Cambria" w:eastAsia="SimSun" w:hAnsi="Cambria"/>
          <w:lang w:eastAsia="zh-CN"/>
        </w:rPr>
        <w:fldChar w:fldCharType="separate"/>
      </w:r>
      <w:r w:rsidR="00BF57B8" w:rsidRPr="00BF57B8">
        <w:rPr>
          <w:rFonts w:ascii="Cambria" w:hAnsi="Cambria" w:cs="Times New Roman"/>
        </w:rPr>
        <w:t>44</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A key concept for effective use of colors is perceptual uniformity, i.e., the perceived color difference should match the data value difference. Perceptual uniformity is used for color map design</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BIB_robertson1986 \* MERGEFORMAT </w:instrText>
      </w:r>
      <w:r>
        <w:rPr>
          <w:rFonts w:ascii="Cambria" w:eastAsia="SimSun" w:hAnsi="Cambria"/>
          <w:lang w:eastAsia="zh-CN"/>
        </w:rPr>
        <w:fldChar w:fldCharType="separate"/>
      </w:r>
      <w:r w:rsidR="00BF57B8" w:rsidRPr="00BF57B8">
        <w:rPr>
          <w:rFonts w:ascii="Cambria" w:hAnsi="Cambria" w:cs="Times New Roman"/>
        </w:rPr>
        <w:t>27</w:t>
      </w:r>
      <w:r>
        <w:rPr>
          <w:rFonts w:ascii="Cambria" w:eastAsia="SimSun" w:hAnsi="Cambria"/>
          <w:lang w:eastAsia="zh-CN"/>
        </w:rPr>
        <w:fldChar w:fldCharType="end"/>
      </w:r>
      <w:r>
        <w:rPr>
          <w:rFonts w:ascii="Cambria" w:eastAsia="SimSun" w:hAnsi="Cambria"/>
          <w:lang w:eastAsia="zh-CN"/>
        </w:rPr>
        <w:t xml:space="preserve">, </w:t>
      </w:r>
      <w:r>
        <w:rPr>
          <w:rFonts w:ascii="Cambria" w:eastAsia="SimSun" w:hAnsi="Cambria"/>
          <w:lang w:eastAsia="zh-CN"/>
        </w:rPr>
        <w:fldChar w:fldCharType="begin"/>
      </w:r>
      <w:r>
        <w:rPr>
          <w:rFonts w:ascii="Cambria" w:eastAsia="SimSun" w:hAnsi="Cambria"/>
          <w:lang w:eastAsia="zh-CN"/>
        </w:rPr>
        <w:instrText xml:space="preserve"> REF BIB_levkowitz1992 \* MERGEFORMAT </w:instrText>
      </w:r>
      <w:r>
        <w:rPr>
          <w:rFonts w:ascii="Cambria" w:eastAsia="SimSun" w:hAnsi="Cambria"/>
          <w:lang w:eastAsia="zh-CN"/>
        </w:rPr>
        <w:fldChar w:fldCharType="separate"/>
      </w:r>
      <w:r w:rsidR="00BF57B8" w:rsidRPr="00BF57B8">
        <w:rPr>
          <w:rFonts w:ascii="Cambria" w:hAnsi="Cambria" w:cs="Times New Roman"/>
        </w:rPr>
        <w:t>17</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and an online tool </w:t>
      </w:r>
      <w:proofErr w:type="spellStart"/>
      <w:r>
        <w:rPr>
          <w:rFonts w:eastAsia="SimSun" w:hint="eastAsia"/>
          <w:lang w:eastAsia="zh-CN"/>
        </w:rPr>
        <w:t>ColorBrewer</w:t>
      </w:r>
      <w:proofErr w:type="spellEnd"/>
      <w:r>
        <w:rPr>
          <w:rFonts w:eastAsia="SimSun" w:hint="eastAsia"/>
          <w:lang w:eastAsia="zh-CN"/>
        </w:rPr>
        <w:t xml:space="preserve"> is readily available</w:t>
      </w:r>
      <w:r>
        <w:rPr>
          <w:rStyle w:val="af6"/>
          <w:rFonts w:eastAsia="SimSun" w:hint="eastAsia"/>
          <w:lang w:eastAsia="zh-CN"/>
        </w:rPr>
        <w:footnoteReference w:id="1"/>
      </w:r>
      <w:r>
        <w:rPr>
          <w:rFonts w:eastAsia="SimSun"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w:t>
      </w:r>
      <w:r>
        <w:rPr>
          <w:rFonts w:eastAsia="SimSun" w:hint="eastAsia"/>
          <w:lang w:eastAsia="zh-CN"/>
        </w:rPr>
        <w:lastRenderedPageBreak/>
        <w:t xml:space="preserve">assigned with TCM concept-inspired colors. To achieve perceptual uniformity, colors have to be computed in a perceptual uniform color space. </w:t>
      </w:r>
      <w:proofErr w:type="spellStart"/>
      <w:r>
        <w:rPr>
          <w:rFonts w:eastAsia="SimSun" w:hint="eastAsia"/>
          <w:lang w:eastAsia="zh-CN"/>
        </w:rPr>
        <w:t>CIELab</w:t>
      </w:r>
      <w:proofErr w:type="spellEnd"/>
      <w:r>
        <w:rPr>
          <w:rFonts w:eastAsia="SimSun" w:hint="eastAsia"/>
          <w:lang w:eastAsia="zh-CN"/>
        </w:rPr>
        <w:t xml:space="preserve"> is perhaps the most </w:t>
      </w:r>
      <w:r w:rsidR="00EC1A5E">
        <w:rPr>
          <w:rFonts w:eastAsia="SimSun"/>
          <w:lang w:eastAsia="zh-CN"/>
        </w:rPr>
        <w:t>well-known</w:t>
      </w:r>
      <w:r>
        <w:rPr>
          <w:rFonts w:eastAsia="SimSun" w:hint="eastAsia"/>
          <w:lang w:eastAsia="zh-CN"/>
        </w:rPr>
        <w:t xml:space="preserve"> perceptual uniform color space</w:t>
      </w:r>
      <w:r w:rsidR="00724EC1">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BIB_cie2018 \* MERGEFORMAT </w:instrText>
      </w:r>
      <w:r>
        <w:rPr>
          <w:rFonts w:ascii="Cambria" w:eastAsia="SimSun" w:hAnsi="Cambria"/>
          <w:lang w:eastAsia="zh-CN"/>
        </w:rPr>
        <w:fldChar w:fldCharType="separate"/>
      </w:r>
      <w:r w:rsidR="00BF57B8" w:rsidRPr="00BF57B8">
        <w:rPr>
          <w:rFonts w:ascii="Cambria" w:hAnsi="Cambria" w:cs="Times New Roman"/>
        </w:rPr>
        <w:t>4</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However, studies show that the uniformity performance of </w:t>
      </w:r>
      <w:proofErr w:type="spellStart"/>
      <w:r>
        <w:rPr>
          <w:rFonts w:eastAsia="SimSun" w:hint="eastAsia"/>
          <w:lang w:eastAsia="zh-CN"/>
        </w:rPr>
        <w:t>CIELab</w:t>
      </w:r>
      <w:proofErr w:type="spellEnd"/>
      <w:r>
        <w:rPr>
          <w:rFonts w:eastAsia="SimSun" w:hint="eastAsia"/>
          <w:lang w:eastAsia="zh-CN"/>
        </w:rPr>
        <w:t xml:space="preserve"> is </w:t>
      </w:r>
      <w:r w:rsidR="00724EC1">
        <w:rPr>
          <w:rFonts w:eastAsia="SimSun"/>
          <w:lang w:eastAsia="zh-CN"/>
        </w:rPr>
        <w:t xml:space="preserve">not satisfactory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BIB_luo2006 \* MERGEFORMAT </w:instrText>
      </w:r>
      <w:r>
        <w:rPr>
          <w:rFonts w:ascii="Cambria" w:eastAsia="SimSun" w:hAnsi="Cambria"/>
          <w:lang w:eastAsia="zh-CN"/>
        </w:rPr>
        <w:fldChar w:fldCharType="separate"/>
      </w:r>
      <w:r w:rsidR="00BF57B8" w:rsidRPr="00BF57B8">
        <w:rPr>
          <w:rFonts w:ascii="Cambria" w:hAnsi="Cambria" w:cs="Times New Roman"/>
        </w:rPr>
        <w:t>20</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Recently, several color spaces based on the CIECAM02 color appearance model</w:t>
      </w:r>
      <w:r w:rsidR="003632EC">
        <w:rPr>
          <w:rFonts w:eastAsia="SimSun"/>
          <w:lang w:eastAsia="zh-CN"/>
        </w:rPr>
        <w:t xml:space="preserve"> </w:t>
      </w:r>
      <w:r>
        <w:rPr>
          <w:rFonts w:ascii="Cambria" w:eastAsia="SimSun" w:hAnsi="Cambria"/>
          <w:lang w:eastAsia="zh-CN"/>
        </w:rPr>
        <w:t>[</w:t>
      </w:r>
      <w:r>
        <w:rPr>
          <w:rFonts w:ascii="Cambria" w:eastAsia="SimSun" w:hAnsi="Cambria"/>
          <w:lang w:eastAsia="zh-CN"/>
        </w:rPr>
        <w:fldChar w:fldCharType="begin"/>
      </w:r>
      <w:r>
        <w:rPr>
          <w:rFonts w:ascii="Cambria" w:eastAsia="SimSun" w:hAnsi="Cambria"/>
          <w:lang w:eastAsia="zh-CN"/>
        </w:rPr>
        <w:instrText xml:space="preserve"> REF BIB_moroney2002 \* MERGEFORMAT </w:instrText>
      </w:r>
      <w:r>
        <w:rPr>
          <w:rFonts w:ascii="Cambria" w:eastAsia="SimSun" w:hAnsi="Cambria"/>
          <w:lang w:eastAsia="zh-CN"/>
        </w:rPr>
        <w:fldChar w:fldCharType="separate"/>
      </w:r>
      <w:r w:rsidR="00BF57B8" w:rsidRPr="00BF57B8">
        <w:rPr>
          <w:rFonts w:ascii="Cambria" w:hAnsi="Cambria" w:cs="Times New Roman"/>
        </w:rPr>
        <w:t>25</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with better uniformity than </w:t>
      </w:r>
      <w:proofErr w:type="spellStart"/>
      <w:r>
        <w:rPr>
          <w:rFonts w:eastAsia="SimSun" w:hint="eastAsia"/>
          <w:lang w:eastAsia="zh-CN"/>
        </w:rPr>
        <w:t>CIELab</w:t>
      </w:r>
      <w:proofErr w:type="spellEnd"/>
      <w:r>
        <w:rPr>
          <w:rFonts w:eastAsia="SimSun" w:hint="eastAsia"/>
          <w:lang w:eastAsia="zh-CN"/>
        </w:rPr>
        <w:t xml:space="preserve"> are available. In our method, we choose the CIECAM02- UCS color </w:t>
      </w:r>
      <w:proofErr w:type="gramStart"/>
      <w:r>
        <w:rPr>
          <w:rFonts w:eastAsia="SimSun" w:hint="eastAsia"/>
          <w:lang w:eastAsia="zh-CN"/>
        </w:rPr>
        <w:t>space</w:t>
      </w:r>
      <w:r>
        <w:rPr>
          <w:rFonts w:ascii="Cambria" w:eastAsia="SimSun" w:hAnsi="Cambria"/>
          <w:lang w:eastAsia="zh-CN"/>
        </w:rPr>
        <w:t>[</w:t>
      </w:r>
      <w:proofErr w:type="gramEnd"/>
      <w:r>
        <w:rPr>
          <w:rFonts w:ascii="Cambria" w:eastAsia="SimSun" w:hAnsi="Cambria"/>
          <w:lang w:eastAsia="zh-CN"/>
        </w:rPr>
        <w:fldChar w:fldCharType="begin"/>
      </w:r>
      <w:r>
        <w:rPr>
          <w:rFonts w:ascii="Cambria" w:eastAsia="SimSun" w:hAnsi="Cambria"/>
          <w:lang w:eastAsia="zh-CN"/>
        </w:rPr>
        <w:instrText xml:space="preserve"> REF BIB_luo2006 \* MERGEFORMAT </w:instrText>
      </w:r>
      <w:r>
        <w:rPr>
          <w:rFonts w:ascii="Cambria" w:eastAsia="SimSun" w:hAnsi="Cambria"/>
          <w:lang w:eastAsia="zh-CN"/>
        </w:rPr>
        <w:fldChar w:fldCharType="separate"/>
      </w:r>
      <w:r w:rsidR="00BF57B8" w:rsidRPr="00BF57B8">
        <w:rPr>
          <w:rFonts w:ascii="Cambria" w:hAnsi="Cambria" w:cs="Times New Roman"/>
        </w:rPr>
        <w:t>20</w:t>
      </w:r>
      <w:r>
        <w:rPr>
          <w:rFonts w:ascii="Cambria" w:eastAsia="SimSun" w:hAnsi="Cambria"/>
          <w:lang w:eastAsia="zh-CN"/>
        </w:rPr>
        <w:fldChar w:fldCharType="end"/>
      </w:r>
      <w:r>
        <w:rPr>
          <w:rFonts w:ascii="Cambria" w:eastAsia="SimSun" w:hAnsi="Cambria"/>
          <w:lang w:eastAsia="zh-CN"/>
        </w:rPr>
        <w:t>]</w:t>
      </w:r>
      <w:r>
        <w:rPr>
          <w:rFonts w:eastAsia="SimSun"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4877B140" w:rsidR="00065FDF" w:rsidRDefault="00C7497B">
      <w:r>
        <w:t>We thank</w:t>
      </w:r>
      <w:r w:rsidR="002A2F05">
        <w:t xml:space="preserve"> </w:t>
      </w:r>
      <w:proofErr w:type="spellStart"/>
      <w:r w:rsidR="002A2F05">
        <w:t>Xiaoxuan</w:t>
      </w:r>
      <w:proofErr w:type="spellEnd"/>
      <w:r w:rsidR="002A2F05">
        <w:t xml:space="preserve"> Hu for participating</w:t>
      </w:r>
      <w:r w:rsidR="00B71EA6">
        <w:t xml:space="preserve"> in</w:t>
      </w:r>
      <w:r w:rsidR="002A2F05">
        <w:t xml:space="preserve"> the expert evaluation</w:t>
      </w:r>
      <w:r w:rsidR="00B71EA6">
        <w:t xml:space="preserve">, </w:t>
      </w:r>
      <w:r w:rsidR="002A2F05">
        <w:t xml:space="preserve">providing valuable </w:t>
      </w:r>
      <w:r w:rsidR="00B71EA6">
        <w:t xml:space="preserve">insights and suggestions for improvements. </w:t>
      </w:r>
      <w:r w:rsidR="00B8331F">
        <w:t>This work was supported in part by…</w:t>
      </w:r>
    </w:p>
    <w:p w14:paraId="2A4B6FB1" w14:textId="77777777" w:rsidR="00065FDF" w:rsidRDefault="007C3805">
      <w:pPr>
        <w:pStyle w:val="3"/>
      </w:pPr>
      <w:bookmarkStart w:id="122" w:name="Conflicts"/>
      <w:bookmarkEnd w:id="12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123" w:name="Abbreviations"/>
      <w:bookmarkStart w:id="124" w:name="_Abbreviations_1"/>
      <w:bookmarkEnd w:id="123"/>
      <w:bookmarkEnd w:id="124"/>
      <w:commentRangeStart w:id="125"/>
      <w:r>
        <w:t>Abbreviations</w:t>
      </w:r>
      <w:commentRangeEnd w:id="125"/>
      <w:r>
        <w:rPr>
          <w:rStyle w:val="af5"/>
          <w:rFonts w:asciiTheme="minorHAnsi" w:eastAsiaTheme="minorEastAsia" w:hAnsiTheme="minorHAnsi" w:cstheme="minorBidi"/>
          <w:b w:val="0"/>
          <w:bCs w:val="0"/>
          <w:color w:val="auto"/>
        </w:rPr>
        <w:commentReference w:id="125"/>
      </w:r>
    </w:p>
    <w:p w14:paraId="30949A6B" w14:textId="3A901220" w:rsidR="00065FDF" w:rsidRDefault="00B673BC">
      <w:r>
        <w:t>TCM</w:t>
      </w:r>
      <w:r w:rsidR="007C3805">
        <w:t xml:space="preserve">: </w:t>
      </w:r>
      <w:r>
        <w:t xml:space="preserve">Traditional Chinese </w:t>
      </w:r>
      <w:r w:rsidR="00EC1A5E">
        <w:t>m</w:t>
      </w:r>
      <w:r>
        <w:t>edicine</w:t>
      </w:r>
    </w:p>
    <w:p w14:paraId="7E9C9B45" w14:textId="77777777" w:rsidR="00065FDF" w:rsidRDefault="00065FDF"/>
    <w:p w14:paraId="2A895566" w14:textId="77777777" w:rsidR="00065FDF" w:rsidRDefault="007C3805">
      <w:pPr>
        <w:pStyle w:val="2"/>
      </w:pPr>
      <w:bookmarkStart w:id="126" w:name="Appendix"/>
      <w:bookmarkStart w:id="127" w:name="References"/>
      <w:bookmarkStart w:id="128" w:name="_References_1"/>
      <w:bookmarkEnd w:id="126"/>
      <w:bookmarkEnd w:id="127"/>
      <w:bookmarkEnd w:id="128"/>
      <w:r>
        <w:t>References</w:t>
      </w:r>
    </w:p>
    <w:p w14:paraId="361EFA23" w14:textId="77777777" w:rsidR="000A1D97" w:rsidRDefault="000A1D97">
      <w:pPr>
        <w:pStyle w:val="af7"/>
        <w:rPr>
          <w:rFonts w:cs="Times New Roman"/>
        </w:rPr>
      </w:pPr>
      <w:bookmarkStart w:id="129" w:name="BIB__bib"/>
      <w:r w:rsidRPr="000A1D97">
        <w:rPr>
          <w:rFonts w:cs="Times New Roman"/>
        </w:rPr>
        <w:t>[</w:t>
      </w:r>
      <w:bookmarkStart w:id="130" w:name="BIB_alsallakh13"/>
      <w:r w:rsidRPr="000A1D97">
        <w:rPr>
          <w:rFonts w:cs="Times New Roman"/>
        </w:rPr>
        <w:t>1</w:t>
      </w:r>
      <w:bookmarkStart w:id="131" w:name="B4B_alsallakh13"/>
      <w:bookmarkEnd w:id="130"/>
      <w:bookmarkEnd w:id="131"/>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t>[</w:t>
      </w:r>
      <w:bookmarkStart w:id="132" w:name="BIB_alsallakh16"/>
      <w:r w:rsidRPr="000A1D97">
        <w:rPr>
          <w:rFonts w:cs="Times New Roman"/>
        </w:rPr>
        <w:t>2</w:t>
      </w:r>
      <w:bookmarkStart w:id="133" w:name="B4B_alsallakh16"/>
      <w:bookmarkEnd w:id="132"/>
      <w:bookmarkEnd w:id="133"/>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lastRenderedPageBreak/>
        <w:t>[</w:t>
      </w:r>
      <w:bookmarkStart w:id="134" w:name="BIB_baron69"/>
      <w:r w:rsidRPr="000A1D97">
        <w:rPr>
          <w:rFonts w:cs="Times New Roman"/>
        </w:rPr>
        <w:t>3</w:t>
      </w:r>
      <w:bookmarkStart w:id="135" w:name="B4B_baron69"/>
      <w:bookmarkEnd w:id="134"/>
      <w:bookmarkEnd w:id="135"/>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136" w:name="BIB_cie2018"/>
      <w:r w:rsidRPr="000A1D97">
        <w:rPr>
          <w:rFonts w:cs="Times New Roman"/>
        </w:rPr>
        <w:t>4</w:t>
      </w:r>
      <w:bookmarkStart w:id="137" w:name="B4B_cie2018"/>
      <w:bookmarkEnd w:id="136"/>
      <w:bookmarkEnd w:id="137"/>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t>[</w:t>
      </w:r>
      <w:bookmarkStart w:id="138" w:name="BIB_cunningham2015"/>
      <w:r w:rsidRPr="000A1D97">
        <w:rPr>
          <w:rFonts w:cs="Times New Roman"/>
        </w:rPr>
        <w:t>5</w:t>
      </w:r>
      <w:bookmarkStart w:id="139" w:name="B4B_cunningham2015"/>
      <w:bookmarkEnd w:id="138"/>
      <w:bookmarkEnd w:id="139"/>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t>[</w:t>
      </w:r>
      <w:bookmarkStart w:id="140" w:name="BIB_doerk12"/>
      <w:r w:rsidRPr="000A1D97">
        <w:rPr>
          <w:rFonts w:cs="Times New Roman"/>
        </w:rPr>
        <w:t>6</w:t>
      </w:r>
      <w:bookmarkStart w:id="141" w:name="B4B_doerk12"/>
      <w:bookmarkEnd w:id="140"/>
      <w:bookmarkEnd w:id="141"/>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t>[</w:t>
      </w:r>
      <w:bookmarkStart w:id="142" w:name="BIB_gao2009"/>
      <w:r w:rsidRPr="000A1D97">
        <w:rPr>
          <w:rFonts w:cs="Times New Roman"/>
        </w:rPr>
        <w:t>7</w:t>
      </w:r>
      <w:bookmarkStart w:id="143" w:name="B4B_gao2009"/>
      <w:bookmarkEnd w:id="142"/>
      <w:bookmarkEnd w:id="143"/>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144" w:name="BIB_zhongyaotextbook2004"/>
      <w:r w:rsidRPr="000A1D97">
        <w:rPr>
          <w:rFonts w:cs="Times New Roman"/>
        </w:rPr>
        <w:t>8</w:t>
      </w:r>
      <w:bookmarkStart w:id="145" w:name="B4B_zhongyaotextbook2004"/>
      <w:bookmarkEnd w:id="144"/>
      <w:bookmarkEnd w:id="145"/>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2582D02F" w:rsidR="000A1D97" w:rsidRDefault="000A1D97">
      <w:pPr>
        <w:pStyle w:val="af7"/>
        <w:rPr>
          <w:rFonts w:cs="Times New Roman"/>
        </w:rPr>
      </w:pPr>
      <w:r w:rsidRPr="000A1D97">
        <w:rPr>
          <w:rFonts w:cs="Times New Roman"/>
        </w:rPr>
        <w:t>[</w:t>
      </w:r>
      <w:bookmarkStart w:id="146" w:name="BIB_guo2019"/>
      <w:r w:rsidRPr="000A1D97">
        <w:rPr>
          <w:rFonts w:cs="Times New Roman"/>
        </w:rPr>
        <w:t>9</w:t>
      </w:r>
      <w:bookmarkStart w:id="147" w:name="B4B_guo2019"/>
      <w:bookmarkEnd w:id="146"/>
      <w:bookmarkEnd w:id="147"/>
      <w:r w:rsidRPr="000A1D97">
        <w:rPr>
          <w:rFonts w:cs="Times New Roman"/>
        </w:rPr>
        <w:t>]</w:t>
      </w:r>
      <w:r w:rsidRPr="000A1D97">
        <w:rPr>
          <w:rFonts w:cs="Times New Roman"/>
        </w:rPr>
        <w:tab/>
        <w:t xml:space="preserve">W. Guo, “Research and Implementation of Knowledge Mapping of Traditional Chinese Medicine </w:t>
      </w:r>
      <w:del w:id="148" w:author="PengSuyuan" w:date="2022-07-19T16:14:00Z">
        <w:r w:rsidRPr="000A1D97" w:rsidDel="00AA115A">
          <w:rPr>
            <w:rFonts w:cs="Times New Roman"/>
          </w:rPr>
          <w:delText>Prescription</w:delText>
        </w:r>
      </w:del>
      <w:ins w:id="149" w:author="PengSuyuan" w:date="2022-07-19T16:14:00Z">
        <w:r w:rsidR="00AA115A">
          <w:rPr>
            <w:rFonts w:cs="Times New Roman"/>
          </w:rPr>
          <w:t>Formula</w:t>
        </w:r>
      </w:ins>
      <w:r w:rsidRPr="000A1D97">
        <w:rPr>
          <w:rFonts w:cs="Times New Roman"/>
        </w:rPr>
        <w:t xml:space="preserve">,”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t>[</w:t>
      </w:r>
      <w:bookmarkStart w:id="150" w:name="BIB_hofmann00"/>
      <w:r w:rsidRPr="000A1D97">
        <w:rPr>
          <w:rFonts w:cs="Times New Roman"/>
        </w:rPr>
        <w:t>10</w:t>
      </w:r>
      <w:bookmarkStart w:id="151" w:name="B4B_hofmann00"/>
      <w:bookmarkEnd w:id="150"/>
      <w:bookmarkEnd w:id="151"/>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152" w:name="BIB_hu_3a2021"/>
      <w:r w:rsidRPr="000A1D97">
        <w:rPr>
          <w:rFonts w:cs="Times New Roman"/>
        </w:rPr>
        <w:t>11</w:t>
      </w:r>
      <w:bookmarkStart w:id="153" w:name="B4B_hu_3a2021"/>
      <w:bookmarkEnd w:id="152"/>
      <w:bookmarkEnd w:id="153"/>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154" w:name="BIB_johnson_3a1991"/>
      <w:r w:rsidRPr="000A1D97">
        <w:rPr>
          <w:rFonts w:cs="Times New Roman"/>
        </w:rPr>
        <w:t>12</w:t>
      </w:r>
      <w:bookmarkStart w:id="155" w:name="B4B_johnson_3a1991"/>
      <w:bookmarkEnd w:id="154"/>
      <w:bookmarkEnd w:id="155"/>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156" w:name="BIB_kosara06"/>
      <w:r w:rsidRPr="000A1D97">
        <w:rPr>
          <w:rFonts w:cs="Times New Roman"/>
        </w:rPr>
        <w:t>13</w:t>
      </w:r>
      <w:bookmarkStart w:id="157" w:name="B4B_kosara06"/>
      <w:bookmarkEnd w:id="156"/>
      <w:bookmarkEnd w:id="157"/>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158" w:name="BIB_kruskal_3a1983"/>
      <w:r w:rsidRPr="000A1D97">
        <w:rPr>
          <w:rFonts w:cs="Times New Roman"/>
        </w:rPr>
        <w:t>14</w:t>
      </w:r>
      <w:bookmarkStart w:id="159" w:name="B4B_kruskal_3a1983"/>
      <w:bookmarkEnd w:id="158"/>
      <w:bookmarkEnd w:id="159"/>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160" w:name="BIB_maaten09"/>
      <w:r w:rsidRPr="000A1D97">
        <w:rPr>
          <w:rFonts w:cs="Times New Roman"/>
        </w:rPr>
        <w:t>15</w:t>
      </w:r>
      <w:bookmarkStart w:id="161" w:name="B4B_maaten09"/>
      <w:bookmarkEnd w:id="160"/>
      <w:bookmarkEnd w:id="161"/>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162" w:name="BIB_lee07"/>
      <w:r w:rsidRPr="000A1D97">
        <w:rPr>
          <w:rFonts w:cs="Times New Roman"/>
        </w:rPr>
        <w:t>16</w:t>
      </w:r>
      <w:bookmarkStart w:id="163" w:name="B4B_lee07"/>
      <w:bookmarkEnd w:id="162"/>
      <w:bookmarkEnd w:id="163"/>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164" w:name="BIB_levkowitz1992"/>
      <w:r w:rsidRPr="000A1D97">
        <w:rPr>
          <w:rFonts w:cs="Times New Roman"/>
        </w:rPr>
        <w:t>17</w:t>
      </w:r>
      <w:bookmarkStart w:id="165" w:name="B4B_levkowitz1992"/>
      <w:bookmarkEnd w:id="164"/>
      <w:bookmarkEnd w:id="165"/>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t>[</w:t>
      </w:r>
      <w:bookmarkStart w:id="166" w:name="BIB_lex14"/>
      <w:r w:rsidRPr="000A1D97">
        <w:rPr>
          <w:rFonts w:cs="Times New Roman"/>
        </w:rPr>
        <w:t>18</w:t>
      </w:r>
      <w:bookmarkStart w:id="167" w:name="B4B_lex14"/>
      <w:bookmarkEnd w:id="166"/>
      <w:bookmarkEnd w:id="167"/>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lastRenderedPageBreak/>
        <w:t>[</w:t>
      </w:r>
      <w:bookmarkStart w:id="168" w:name="BIB_fangjixue"/>
      <w:r w:rsidRPr="000A1D97">
        <w:rPr>
          <w:rFonts w:cs="Times New Roman"/>
        </w:rPr>
        <w:t>19</w:t>
      </w:r>
      <w:bookmarkStart w:id="169" w:name="B4B_fangjixue"/>
      <w:bookmarkEnd w:id="168"/>
      <w:bookmarkEnd w:id="169"/>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170" w:name="BIB_luo2006"/>
      <w:r w:rsidRPr="000A1D97">
        <w:rPr>
          <w:rFonts w:cs="Times New Roman"/>
        </w:rPr>
        <w:t>20</w:t>
      </w:r>
      <w:bookmarkStart w:id="171" w:name="B4B_luo2006"/>
      <w:bookmarkEnd w:id="170"/>
      <w:bookmarkEnd w:id="171"/>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t>[</w:t>
      </w:r>
      <w:bookmarkStart w:id="172" w:name="BIB_mcinnes2018"/>
      <w:r w:rsidRPr="000A1D97">
        <w:rPr>
          <w:rFonts w:cs="Times New Roman"/>
        </w:rPr>
        <w:t>21</w:t>
      </w:r>
      <w:bookmarkStart w:id="173" w:name="B4B_mcinnes2018"/>
      <w:bookmarkEnd w:id="172"/>
      <w:bookmarkEnd w:id="173"/>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174" w:name="BIB_micallef12"/>
      <w:r w:rsidRPr="000A1D97">
        <w:rPr>
          <w:rFonts w:cs="Times New Roman"/>
        </w:rPr>
        <w:t>22</w:t>
      </w:r>
      <w:bookmarkStart w:id="175" w:name="B4B_micallef12"/>
      <w:bookmarkEnd w:id="174"/>
      <w:bookmarkEnd w:id="175"/>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IEEE 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t>[</w:t>
      </w:r>
      <w:bookmarkStart w:id="176" w:name="BIB_micallef14"/>
      <w:r w:rsidRPr="000A1D97">
        <w:rPr>
          <w:rFonts w:cs="Times New Roman"/>
        </w:rPr>
        <w:t>23</w:t>
      </w:r>
      <w:bookmarkStart w:id="177" w:name="B4B_micallef14"/>
      <w:bookmarkEnd w:id="176"/>
      <w:bookmarkEnd w:id="177"/>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178" w:name="BIB_misue06"/>
      <w:r w:rsidRPr="000A1D97">
        <w:rPr>
          <w:rFonts w:cs="Times New Roman"/>
        </w:rPr>
        <w:t>24</w:t>
      </w:r>
      <w:bookmarkStart w:id="179" w:name="B4B_misue06"/>
      <w:bookmarkEnd w:id="178"/>
      <w:bookmarkEnd w:id="179"/>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180" w:name="BIB_moroney2002"/>
      <w:r w:rsidRPr="000A1D97">
        <w:rPr>
          <w:rFonts w:cs="Times New Roman"/>
        </w:rPr>
        <w:t>25</w:t>
      </w:r>
      <w:bookmarkStart w:id="181" w:name="B4B_moroney2002"/>
      <w:bookmarkEnd w:id="180"/>
      <w:bookmarkEnd w:id="181"/>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t>[</w:t>
      </w:r>
      <w:bookmarkStart w:id="182" w:name="BIB_ovechkin2001thermovisual"/>
      <w:r w:rsidRPr="000A1D97">
        <w:rPr>
          <w:rFonts w:cs="Times New Roman"/>
        </w:rPr>
        <w:t>26</w:t>
      </w:r>
      <w:bookmarkStart w:id="183" w:name="B4B_ovechkin2001thermovisual"/>
      <w:bookmarkEnd w:id="182"/>
      <w:bookmarkEnd w:id="183"/>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184" w:name="BIB_robertson1986"/>
      <w:r w:rsidRPr="000A1D97">
        <w:rPr>
          <w:rFonts w:cs="Times New Roman"/>
        </w:rPr>
        <w:t>27</w:t>
      </w:r>
      <w:bookmarkStart w:id="185" w:name="B4B_robertson1986"/>
      <w:bookmarkEnd w:id="184"/>
      <w:bookmarkEnd w:id="185"/>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186" w:name="BIB_rodgers10"/>
      <w:r w:rsidRPr="000A1D97">
        <w:rPr>
          <w:rFonts w:cs="Times New Roman"/>
        </w:rPr>
        <w:t>28</w:t>
      </w:r>
      <w:bookmarkStart w:id="187" w:name="B4B_rodgers10"/>
      <w:bookmarkEnd w:id="186"/>
      <w:bookmarkEnd w:id="187"/>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188" w:name="BIB_sadana14"/>
      <w:r w:rsidRPr="000A1D97">
        <w:rPr>
          <w:rFonts w:cs="Times New Roman"/>
        </w:rPr>
        <w:t>29</w:t>
      </w:r>
      <w:bookmarkStart w:id="189" w:name="B4B_sadana14"/>
      <w:bookmarkEnd w:id="188"/>
      <w:bookmarkEnd w:id="189"/>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190" w:name="BIB_schulz_3a2011"/>
      <w:r w:rsidRPr="000A1D97">
        <w:rPr>
          <w:rFonts w:cs="Times New Roman"/>
        </w:rPr>
        <w:t>30</w:t>
      </w:r>
      <w:bookmarkStart w:id="191" w:name="B4B_schulz_3a2011"/>
      <w:bookmarkEnd w:id="190"/>
      <w:bookmarkEnd w:id="191"/>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192" w:name="BIB_shneiderman1992"/>
      <w:r w:rsidRPr="000A1D97">
        <w:rPr>
          <w:rFonts w:cs="Times New Roman"/>
        </w:rPr>
        <w:t>31</w:t>
      </w:r>
      <w:bookmarkStart w:id="193" w:name="B4B_shneiderman1992"/>
      <w:bookmarkEnd w:id="192"/>
      <w:bookmarkEnd w:id="193"/>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194" w:name="BIB_simonetto09"/>
      <w:r w:rsidRPr="000A1D97">
        <w:rPr>
          <w:rFonts w:cs="Times New Roman"/>
        </w:rPr>
        <w:t>32</w:t>
      </w:r>
      <w:bookmarkStart w:id="195" w:name="B4B_simonetto09"/>
      <w:bookmarkEnd w:id="194"/>
      <w:bookmarkEnd w:id="195"/>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t>[</w:t>
      </w:r>
      <w:bookmarkStart w:id="196" w:name="BIB_stapleton10"/>
      <w:r w:rsidRPr="000A1D97">
        <w:rPr>
          <w:rFonts w:cs="Times New Roman"/>
        </w:rPr>
        <w:t>33</w:t>
      </w:r>
      <w:bookmarkStart w:id="197" w:name="B4B_stapleton10"/>
      <w:bookmarkEnd w:id="196"/>
      <w:bookmarkEnd w:id="197"/>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lastRenderedPageBreak/>
        <w:t>[</w:t>
      </w:r>
      <w:bookmarkStart w:id="198" w:name="BIB_stapleton12"/>
      <w:r w:rsidRPr="000A1D97">
        <w:rPr>
          <w:rFonts w:cs="Times New Roman"/>
        </w:rPr>
        <w:t>34</w:t>
      </w:r>
      <w:bookmarkStart w:id="199" w:name="B4B_stapleton12"/>
      <w:bookmarkEnd w:id="198"/>
      <w:bookmarkEnd w:id="199"/>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200" w:name="BIB_stasko08"/>
      <w:r w:rsidRPr="000A1D97">
        <w:rPr>
          <w:rFonts w:cs="Times New Roman"/>
        </w:rPr>
        <w:t>35</w:t>
      </w:r>
      <w:bookmarkStart w:id="201" w:name="B4B_stasko08"/>
      <w:bookmarkEnd w:id="200"/>
      <w:bookmarkEnd w:id="201"/>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vol. 7, no. 2, pp. 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202" w:name="BIB_tang12"/>
      <w:r w:rsidRPr="000A1D97">
        <w:rPr>
          <w:rFonts w:cs="Times New Roman"/>
        </w:rPr>
        <w:t>36</w:t>
      </w:r>
      <w:bookmarkStart w:id="203" w:name="B4B_tang12"/>
      <w:bookmarkEnd w:id="202"/>
      <w:bookmarkEnd w:id="203"/>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Complementary Therapies for the Contemporary 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t>[</w:t>
      </w:r>
      <w:bookmarkStart w:id="204" w:name="BIB_maaten2008"/>
      <w:r w:rsidRPr="000A1D97">
        <w:rPr>
          <w:rFonts w:cs="Times New Roman"/>
        </w:rPr>
        <w:t>37</w:t>
      </w:r>
      <w:bookmarkStart w:id="205" w:name="B4B_maaten2008"/>
      <w:bookmarkEnd w:id="204"/>
      <w:bookmarkEnd w:id="205"/>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206" w:name="BIB_zhongyijichulilun"/>
      <w:r w:rsidRPr="000A1D97">
        <w:rPr>
          <w:rFonts w:cs="Times New Roman"/>
        </w:rPr>
        <w:t>38</w:t>
      </w:r>
      <w:bookmarkStart w:id="207" w:name="B4B_zhongyijichulilun"/>
      <w:bookmarkEnd w:id="206"/>
      <w:bookmarkEnd w:id="207"/>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208" w:name="BIB_wei2021portable"/>
      <w:r w:rsidRPr="000A1D97">
        <w:rPr>
          <w:rFonts w:cs="Times New Roman"/>
        </w:rPr>
        <w:t>39</w:t>
      </w:r>
      <w:bookmarkStart w:id="209" w:name="B4B_wei2021portable"/>
      <w:bookmarkEnd w:id="208"/>
      <w:bookmarkEnd w:id="209"/>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t>[</w:t>
      </w:r>
      <w:bookmarkStart w:id="210" w:name="BIB_wilkinson12"/>
      <w:r w:rsidRPr="000A1D97">
        <w:rPr>
          <w:rFonts w:cs="Times New Roman"/>
        </w:rPr>
        <w:t>40</w:t>
      </w:r>
      <w:bookmarkStart w:id="211" w:name="B4B_wilkinson12"/>
      <w:bookmarkEnd w:id="210"/>
      <w:bookmarkEnd w:id="211"/>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212" w:name="BIB_wu2019"/>
      <w:r w:rsidRPr="000A1D97">
        <w:rPr>
          <w:rFonts w:cs="Times New Roman"/>
        </w:rPr>
        <w:t>41</w:t>
      </w:r>
      <w:bookmarkStart w:id="213" w:name="B4B_wu2019"/>
      <w:bookmarkEnd w:id="212"/>
      <w:bookmarkEnd w:id="213"/>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214" w:name="BIB_xiejingzhangxuduanxu_2b2021_2b172_2b"/>
      <w:r w:rsidRPr="000A1D97">
        <w:rPr>
          <w:rFonts w:cs="Times New Roman"/>
        </w:rPr>
        <w:t>42</w:t>
      </w:r>
      <w:bookmarkStart w:id="215" w:name="B4B_xiejingzhangxuduanxu_2b2021_2b172_2b"/>
      <w:bookmarkEnd w:id="214"/>
      <w:bookmarkEnd w:id="215"/>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xml:space="preserve">, C. Jing, Z. Zhang, J. Xu, Y. Duan,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26796E8C" w:rsidR="000A1D97" w:rsidRDefault="000A1D97">
      <w:pPr>
        <w:pStyle w:val="af7"/>
        <w:rPr>
          <w:rFonts w:cs="Times New Roman"/>
        </w:rPr>
      </w:pPr>
      <w:r w:rsidRPr="000A1D97">
        <w:rPr>
          <w:rFonts w:cs="Times New Roman"/>
        </w:rPr>
        <w:t>[</w:t>
      </w:r>
      <w:bookmarkStart w:id="216" w:name="BIB_zhu2014"/>
      <w:r w:rsidRPr="000A1D97">
        <w:rPr>
          <w:rFonts w:cs="Times New Roman"/>
        </w:rPr>
        <w:t>43</w:t>
      </w:r>
      <w:bookmarkStart w:id="217" w:name="B4B_zhu2014"/>
      <w:bookmarkEnd w:id="216"/>
      <w:bookmarkEnd w:id="217"/>
      <w:r w:rsidRPr="000A1D97">
        <w:rPr>
          <w:rFonts w:cs="Times New Roman"/>
        </w:rPr>
        <w:t>]</w:t>
      </w:r>
      <w:r w:rsidRPr="000A1D97">
        <w:rPr>
          <w:rFonts w:cs="Times New Roman"/>
        </w:rPr>
        <w:tab/>
        <w:t xml:space="preserve">Z. Yan, G. Bo, and C. Meng, “Design and implementation of the analysis system of TCM </w:t>
      </w:r>
      <w:del w:id="218" w:author="PengSuyuan" w:date="2022-07-19T16:14:00Z">
        <w:r w:rsidRPr="000A1D97" w:rsidDel="00AA115A">
          <w:rPr>
            <w:rFonts w:cs="Times New Roman"/>
          </w:rPr>
          <w:delText>prescription</w:delText>
        </w:r>
      </w:del>
      <w:ins w:id="219" w:author="PengSuyuan" w:date="2022-07-19T16:14:00Z">
        <w:r w:rsidR="00AA115A">
          <w:rPr>
            <w:rFonts w:cs="Times New Roman"/>
          </w:rPr>
          <w:t>formula</w:t>
        </w:r>
      </w:ins>
      <w:r w:rsidRPr="000A1D97">
        <w:rPr>
          <w:rFonts w:cs="Times New Roman"/>
        </w:rPr>
        <w:t xml:space="preserve">,”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220" w:name="BIB_zhou2016"/>
      <w:r w:rsidRPr="000A1D97">
        <w:rPr>
          <w:rFonts w:cs="Times New Roman"/>
        </w:rPr>
        <w:t>44</w:t>
      </w:r>
      <w:bookmarkStart w:id="221" w:name="B4B_zhou2016"/>
      <w:bookmarkEnd w:id="220"/>
      <w:bookmarkEnd w:id="221"/>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129"/>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dell" w:date="2022-07-14T17:33:00Z" w:initials="d">
    <w:p w14:paraId="212AD7B1" w14:textId="63D42765" w:rsidR="00AA115A" w:rsidRDefault="00AA115A">
      <w:pPr>
        <w:pStyle w:val="a5"/>
      </w:pPr>
      <w:r>
        <w:rPr>
          <w:rStyle w:val="af5"/>
        </w:rPr>
        <w:annotationRef/>
      </w:r>
      <w:r>
        <w:t>Sequence should use parenthesis ()</w:t>
      </w:r>
    </w:p>
  </w:comment>
  <w:comment w:id="71" w:author="PengSuyuan" w:date="2022-07-18T15:11:00Z" w:initials="P">
    <w:p w14:paraId="5F63172F" w14:textId="77777777" w:rsidR="00AA115A" w:rsidRDefault="00AA115A" w:rsidP="002A2F05">
      <w:pPr>
        <w:pStyle w:val="a5"/>
      </w:pPr>
      <w:r>
        <w:rPr>
          <w:rStyle w:val="af5"/>
        </w:rPr>
        <w:annotationRef/>
      </w:r>
      <w:r>
        <w:rPr>
          <w:rFonts w:hint="eastAsia"/>
        </w:rPr>
        <w:t>补益剂</w:t>
      </w:r>
      <w:r>
        <w:rPr>
          <w:rFonts w:hint="eastAsia"/>
          <w:lang w:eastAsia="zh-CN"/>
        </w:rPr>
        <w:t>heatmap</w:t>
      </w:r>
    </w:p>
  </w:comment>
  <w:comment w:id="125" w:author="Carmen" w:date="2013-02-28T18:46:00Z" w:initials="C">
    <w:p w14:paraId="32E34F62" w14:textId="77777777" w:rsidR="00AA115A" w:rsidRDefault="00AA115A">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2AD7B1" w15:done="0"/>
  <w15:commentEx w15:paraId="5F63172F"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2AD7B1" w16cid:durableId="267AD1E0"/>
  <w16cid:commentId w16cid:paraId="5F63172F" w16cid:durableId="267FF6A6"/>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69C74" w14:textId="77777777" w:rsidR="008B7EA6" w:rsidRDefault="008B7EA6">
      <w:r>
        <w:separator/>
      </w:r>
    </w:p>
  </w:endnote>
  <w:endnote w:type="continuationSeparator" w:id="0">
    <w:p w14:paraId="057B656E" w14:textId="77777777" w:rsidR="008B7EA6" w:rsidRDefault="008B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E453" w14:textId="77777777" w:rsidR="008B7EA6" w:rsidRDefault="008B7EA6">
      <w:r>
        <w:separator/>
      </w:r>
    </w:p>
  </w:footnote>
  <w:footnote w:type="continuationSeparator" w:id="0">
    <w:p w14:paraId="5C41D497" w14:textId="77777777" w:rsidR="008B7EA6" w:rsidRDefault="008B7EA6">
      <w:r>
        <w:continuationSeparator/>
      </w:r>
    </w:p>
  </w:footnote>
  <w:footnote w:id="1">
    <w:p w14:paraId="4CC8C0CF" w14:textId="77777777" w:rsidR="00AA115A" w:rsidRDefault="00AA115A"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108"/>
    <w:multiLevelType w:val="hybridMultilevel"/>
    <w:tmpl w:val="DBDE4F36"/>
    <w:lvl w:ilvl="0" w:tplc="6054EF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4"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16cid:durableId="2094736935">
    <w:abstractNumId w:val="2"/>
  </w:num>
  <w:num w:numId="2" w16cid:durableId="1071804432">
    <w:abstractNumId w:val="5"/>
  </w:num>
  <w:num w:numId="3" w16cid:durableId="566115939">
    <w:abstractNumId w:val="3"/>
  </w:num>
  <w:num w:numId="4" w16cid:durableId="1473785884">
    <w:abstractNumId w:val="1"/>
  </w:num>
  <w:num w:numId="5" w16cid:durableId="592982524">
    <w:abstractNumId w:val="4"/>
  </w:num>
  <w:num w:numId="6" w16cid:durableId="17266818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ngSuyuan">
    <w15:presenceInfo w15:providerId="AD" w15:userId="S-1-5-21-3808002104-2391284136-3822203904-1001"/>
  </w15:person>
  <w15:person w15:author="Liang Zhou">
    <w15:presenceInfo w15:providerId="Windows Live" w15:userId="5f37a33e79234be2"/>
  </w15:person>
  <w15:person w15:author="dell">
    <w15:presenceInfo w15:providerId="Windows Live" w15:userId="5f37a33e79234be2"/>
  </w15:person>
  <w15:person w15:author="Carmen">
    <w15:presenceInfo w15:providerId="None" w15:userId="Carm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oNotShadeFormData/>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KzNDQxMTe3MDcxNjJV0lEKTi0uzszPAykwrAUAsh1C6ywAAAA="/>
    <w:docVar w:name="commondata" w:val="eyJoZGlkIjoiOTc1MTA2MjU3ODgzMDhkMzE0ZTU0MjU4NGU4NDljNDMifQ=="/>
  </w:docVars>
  <w:rsids>
    <w:rsidRoot w:val="00A3786A"/>
    <w:rsid w:val="00001B5A"/>
    <w:rsid w:val="00007D03"/>
    <w:rsid w:val="00012241"/>
    <w:rsid w:val="0001235E"/>
    <w:rsid w:val="0002694C"/>
    <w:rsid w:val="00030551"/>
    <w:rsid w:val="00037506"/>
    <w:rsid w:val="00037A74"/>
    <w:rsid w:val="00037FF2"/>
    <w:rsid w:val="00041CFD"/>
    <w:rsid w:val="00056D0E"/>
    <w:rsid w:val="00065FDF"/>
    <w:rsid w:val="000676DB"/>
    <w:rsid w:val="00070D00"/>
    <w:rsid w:val="00071DF8"/>
    <w:rsid w:val="0007460A"/>
    <w:rsid w:val="00076A71"/>
    <w:rsid w:val="00084A6C"/>
    <w:rsid w:val="0008698A"/>
    <w:rsid w:val="000906AB"/>
    <w:rsid w:val="00094896"/>
    <w:rsid w:val="00096A15"/>
    <w:rsid w:val="000A1D97"/>
    <w:rsid w:val="000A70D6"/>
    <w:rsid w:val="000B1AE9"/>
    <w:rsid w:val="000C0133"/>
    <w:rsid w:val="000E1E95"/>
    <w:rsid w:val="00105DBA"/>
    <w:rsid w:val="00107C2E"/>
    <w:rsid w:val="001117A2"/>
    <w:rsid w:val="00121445"/>
    <w:rsid w:val="00123AB3"/>
    <w:rsid w:val="00125972"/>
    <w:rsid w:val="0013328F"/>
    <w:rsid w:val="00135212"/>
    <w:rsid w:val="0014226F"/>
    <w:rsid w:val="00146362"/>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1ACB"/>
    <w:rsid w:val="00206388"/>
    <w:rsid w:val="00206502"/>
    <w:rsid w:val="00213673"/>
    <w:rsid w:val="00214B40"/>
    <w:rsid w:val="00216402"/>
    <w:rsid w:val="00216F9A"/>
    <w:rsid w:val="0021749C"/>
    <w:rsid w:val="00225059"/>
    <w:rsid w:val="00227C5E"/>
    <w:rsid w:val="00233878"/>
    <w:rsid w:val="00236CBD"/>
    <w:rsid w:val="002411BD"/>
    <w:rsid w:val="00257F8A"/>
    <w:rsid w:val="00265F48"/>
    <w:rsid w:val="0027392D"/>
    <w:rsid w:val="00273C83"/>
    <w:rsid w:val="00287DAF"/>
    <w:rsid w:val="002A1AB6"/>
    <w:rsid w:val="002A2F05"/>
    <w:rsid w:val="002A6FFF"/>
    <w:rsid w:val="002A7FCA"/>
    <w:rsid w:val="002B2F6E"/>
    <w:rsid w:val="002B77D5"/>
    <w:rsid w:val="002D6684"/>
    <w:rsid w:val="002E0296"/>
    <w:rsid w:val="002E067F"/>
    <w:rsid w:val="002F62B6"/>
    <w:rsid w:val="003063C2"/>
    <w:rsid w:val="00310A9A"/>
    <w:rsid w:val="003125AC"/>
    <w:rsid w:val="00314419"/>
    <w:rsid w:val="00324C05"/>
    <w:rsid w:val="00330F8D"/>
    <w:rsid w:val="003320AC"/>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733F"/>
    <w:rsid w:val="003B0DF8"/>
    <w:rsid w:val="003B2296"/>
    <w:rsid w:val="003B27DD"/>
    <w:rsid w:val="003B65BF"/>
    <w:rsid w:val="003C153A"/>
    <w:rsid w:val="003C24EB"/>
    <w:rsid w:val="003C5E09"/>
    <w:rsid w:val="003D5375"/>
    <w:rsid w:val="003E03BC"/>
    <w:rsid w:val="003F0301"/>
    <w:rsid w:val="003F0B56"/>
    <w:rsid w:val="003F252F"/>
    <w:rsid w:val="00401F50"/>
    <w:rsid w:val="00413463"/>
    <w:rsid w:val="00420731"/>
    <w:rsid w:val="0042076D"/>
    <w:rsid w:val="00420DCC"/>
    <w:rsid w:val="004242F0"/>
    <w:rsid w:val="00424EA6"/>
    <w:rsid w:val="004415E5"/>
    <w:rsid w:val="00441DAA"/>
    <w:rsid w:val="00463823"/>
    <w:rsid w:val="00464493"/>
    <w:rsid w:val="00464601"/>
    <w:rsid w:val="004801D6"/>
    <w:rsid w:val="0048059C"/>
    <w:rsid w:val="00481007"/>
    <w:rsid w:val="004828C4"/>
    <w:rsid w:val="00482983"/>
    <w:rsid w:val="00485018"/>
    <w:rsid w:val="00493C77"/>
    <w:rsid w:val="004A128B"/>
    <w:rsid w:val="004A519C"/>
    <w:rsid w:val="004B049E"/>
    <w:rsid w:val="004C2335"/>
    <w:rsid w:val="004C28D5"/>
    <w:rsid w:val="004C37F6"/>
    <w:rsid w:val="004C3A46"/>
    <w:rsid w:val="004D0A6C"/>
    <w:rsid w:val="004E500A"/>
    <w:rsid w:val="004E5BB0"/>
    <w:rsid w:val="004F2332"/>
    <w:rsid w:val="004F3CDA"/>
    <w:rsid w:val="004F7A07"/>
    <w:rsid w:val="00502F46"/>
    <w:rsid w:val="00505810"/>
    <w:rsid w:val="005102F5"/>
    <w:rsid w:val="00513FDA"/>
    <w:rsid w:val="00515897"/>
    <w:rsid w:val="00520750"/>
    <w:rsid w:val="005207C8"/>
    <w:rsid w:val="00524D72"/>
    <w:rsid w:val="00530038"/>
    <w:rsid w:val="00532266"/>
    <w:rsid w:val="00534605"/>
    <w:rsid w:val="0053689B"/>
    <w:rsid w:val="00540483"/>
    <w:rsid w:val="00541F75"/>
    <w:rsid w:val="00551BFB"/>
    <w:rsid w:val="00560664"/>
    <w:rsid w:val="00581000"/>
    <w:rsid w:val="00595141"/>
    <w:rsid w:val="005A02D2"/>
    <w:rsid w:val="005A0F2C"/>
    <w:rsid w:val="005A4F65"/>
    <w:rsid w:val="005B35BE"/>
    <w:rsid w:val="005B40AA"/>
    <w:rsid w:val="005B40E3"/>
    <w:rsid w:val="005B4A90"/>
    <w:rsid w:val="005B629A"/>
    <w:rsid w:val="005C101C"/>
    <w:rsid w:val="005D0569"/>
    <w:rsid w:val="005D2B7E"/>
    <w:rsid w:val="005E0FA5"/>
    <w:rsid w:val="005E3D42"/>
    <w:rsid w:val="005F1BDE"/>
    <w:rsid w:val="006037D4"/>
    <w:rsid w:val="006040C1"/>
    <w:rsid w:val="0060675C"/>
    <w:rsid w:val="006078E6"/>
    <w:rsid w:val="00607F11"/>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91BFE"/>
    <w:rsid w:val="00791F8E"/>
    <w:rsid w:val="007A005D"/>
    <w:rsid w:val="007A50FD"/>
    <w:rsid w:val="007A7EB3"/>
    <w:rsid w:val="007B3BE6"/>
    <w:rsid w:val="007C338D"/>
    <w:rsid w:val="007C3805"/>
    <w:rsid w:val="007C4670"/>
    <w:rsid w:val="007C715D"/>
    <w:rsid w:val="007C73D7"/>
    <w:rsid w:val="007D5C87"/>
    <w:rsid w:val="007E78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81EEB"/>
    <w:rsid w:val="008A0B47"/>
    <w:rsid w:val="008A0F4C"/>
    <w:rsid w:val="008A1FDA"/>
    <w:rsid w:val="008B201F"/>
    <w:rsid w:val="008B2E71"/>
    <w:rsid w:val="008B35A4"/>
    <w:rsid w:val="008B48A7"/>
    <w:rsid w:val="008B524A"/>
    <w:rsid w:val="008B631E"/>
    <w:rsid w:val="008B7EA6"/>
    <w:rsid w:val="008D5429"/>
    <w:rsid w:val="008E3D2A"/>
    <w:rsid w:val="008E7FF8"/>
    <w:rsid w:val="008F63BB"/>
    <w:rsid w:val="00900035"/>
    <w:rsid w:val="00907F09"/>
    <w:rsid w:val="0091367E"/>
    <w:rsid w:val="00916884"/>
    <w:rsid w:val="00933EA5"/>
    <w:rsid w:val="00936FCE"/>
    <w:rsid w:val="00937947"/>
    <w:rsid w:val="009449F1"/>
    <w:rsid w:val="00944E43"/>
    <w:rsid w:val="0094698D"/>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4097A"/>
    <w:rsid w:val="00A40AA3"/>
    <w:rsid w:val="00A42C57"/>
    <w:rsid w:val="00A4315F"/>
    <w:rsid w:val="00A43F45"/>
    <w:rsid w:val="00A5538C"/>
    <w:rsid w:val="00A573B0"/>
    <w:rsid w:val="00A6168A"/>
    <w:rsid w:val="00A630DC"/>
    <w:rsid w:val="00A67C96"/>
    <w:rsid w:val="00A71201"/>
    <w:rsid w:val="00A75009"/>
    <w:rsid w:val="00A7639A"/>
    <w:rsid w:val="00A93D02"/>
    <w:rsid w:val="00AA09CF"/>
    <w:rsid w:val="00AA0B58"/>
    <w:rsid w:val="00AA115A"/>
    <w:rsid w:val="00AA1FBD"/>
    <w:rsid w:val="00AB72C9"/>
    <w:rsid w:val="00AC3552"/>
    <w:rsid w:val="00AC3D29"/>
    <w:rsid w:val="00AC6F32"/>
    <w:rsid w:val="00AD2AC6"/>
    <w:rsid w:val="00AD32AE"/>
    <w:rsid w:val="00AE4CC3"/>
    <w:rsid w:val="00AE663A"/>
    <w:rsid w:val="00B21B44"/>
    <w:rsid w:val="00B237DD"/>
    <w:rsid w:val="00B43296"/>
    <w:rsid w:val="00B4482F"/>
    <w:rsid w:val="00B47FB7"/>
    <w:rsid w:val="00B514BC"/>
    <w:rsid w:val="00B51DC3"/>
    <w:rsid w:val="00B547CC"/>
    <w:rsid w:val="00B5725F"/>
    <w:rsid w:val="00B603F8"/>
    <w:rsid w:val="00B60875"/>
    <w:rsid w:val="00B6406A"/>
    <w:rsid w:val="00B673BC"/>
    <w:rsid w:val="00B71EA6"/>
    <w:rsid w:val="00B75963"/>
    <w:rsid w:val="00B7651A"/>
    <w:rsid w:val="00B8331F"/>
    <w:rsid w:val="00B85BC6"/>
    <w:rsid w:val="00B92180"/>
    <w:rsid w:val="00BA1A3E"/>
    <w:rsid w:val="00BA249A"/>
    <w:rsid w:val="00BA7603"/>
    <w:rsid w:val="00BB6DC8"/>
    <w:rsid w:val="00BC0372"/>
    <w:rsid w:val="00BC0DB3"/>
    <w:rsid w:val="00BC13CB"/>
    <w:rsid w:val="00BC4FE6"/>
    <w:rsid w:val="00BD390B"/>
    <w:rsid w:val="00BD481C"/>
    <w:rsid w:val="00BF1209"/>
    <w:rsid w:val="00BF57B8"/>
    <w:rsid w:val="00C06499"/>
    <w:rsid w:val="00C1239A"/>
    <w:rsid w:val="00C20007"/>
    <w:rsid w:val="00C21270"/>
    <w:rsid w:val="00C27594"/>
    <w:rsid w:val="00C306F5"/>
    <w:rsid w:val="00C456E6"/>
    <w:rsid w:val="00C45A80"/>
    <w:rsid w:val="00C56211"/>
    <w:rsid w:val="00C601D0"/>
    <w:rsid w:val="00C60AC0"/>
    <w:rsid w:val="00C703BA"/>
    <w:rsid w:val="00C7497B"/>
    <w:rsid w:val="00C840AA"/>
    <w:rsid w:val="00C90BC0"/>
    <w:rsid w:val="00C91582"/>
    <w:rsid w:val="00C94EBC"/>
    <w:rsid w:val="00C9762C"/>
    <w:rsid w:val="00C97BC5"/>
    <w:rsid w:val="00CA3387"/>
    <w:rsid w:val="00CA78BA"/>
    <w:rsid w:val="00CB174B"/>
    <w:rsid w:val="00CC0DA5"/>
    <w:rsid w:val="00CC5FD4"/>
    <w:rsid w:val="00CD4F6C"/>
    <w:rsid w:val="00CD72EB"/>
    <w:rsid w:val="00CD75C4"/>
    <w:rsid w:val="00CE2C7D"/>
    <w:rsid w:val="00CF1DF0"/>
    <w:rsid w:val="00CF3B76"/>
    <w:rsid w:val="00CF6CCD"/>
    <w:rsid w:val="00D01428"/>
    <w:rsid w:val="00D02829"/>
    <w:rsid w:val="00D17D26"/>
    <w:rsid w:val="00D268F4"/>
    <w:rsid w:val="00D26D40"/>
    <w:rsid w:val="00D36C46"/>
    <w:rsid w:val="00D434FD"/>
    <w:rsid w:val="00D52BA9"/>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C4AD3"/>
    <w:rsid w:val="00DD1767"/>
    <w:rsid w:val="00DE1DD6"/>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1178"/>
    <w:rsid w:val="00E85A59"/>
    <w:rsid w:val="00E90ED8"/>
    <w:rsid w:val="00E91BEC"/>
    <w:rsid w:val="00EA0184"/>
    <w:rsid w:val="00EA18F4"/>
    <w:rsid w:val="00EA4FB4"/>
    <w:rsid w:val="00EA7A40"/>
    <w:rsid w:val="00EB1A4A"/>
    <w:rsid w:val="00EB6E35"/>
    <w:rsid w:val="00EC1A5E"/>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 w:type="paragraph" w:styleId="afc">
    <w:name w:val="Revision"/>
    <w:hidden/>
    <w:uiPriority w:val="99"/>
    <w:semiHidden/>
    <w:rsid w:val="00AE663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microsoft.com/office/2011/relationships/commentsExtended" Target="commentsExtended.xml"/><Relationship Id="rId47" Type="http://schemas.openxmlformats.org/officeDocument/2006/relationships/image" Target="media/image19.wmf"/><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6.wmf"/><Relationship Id="rId53" Type="http://schemas.openxmlformats.org/officeDocument/2006/relationships/image" Target="media/image22.jpg"/><Relationship Id="rId58" Type="http://schemas.openxmlformats.org/officeDocument/2006/relationships/image" Target="media/image26.wmf"/><Relationship Id="rId74" Type="http://schemas.openxmlformats.org/officeDocument/2006/relationships/image" Target="media/image35.png"/><Relationship Id="rId79" Type="http://schemas.openxmlformats.org/officeDocument/2006/relationships/image" Target="media/image40.jpe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microsoft.com/office/2016/09/relationships/commentsIds" Target="commentsIds.xml"/><Relationship Id="rId48" Type="http://schemas.openxmlformats.org/officeDocument/2006/relationships/oleObject" Target="embeddings/oleObject19.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3.png"/><Relationship Id="rId80" Type="http://schemas.openxmlformats.org/officeDocument/2006/relationships/image" Target="media/image41.jpe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8.bin"/><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9.wmf"/><Relationship Id="rId41" Type="http://schemas.openxmlformats.org/officeDocument/2006/relationships/comments" Target="comments.xml"/><Relationship Id="rId54" Type="http://schemas.openxmlformats.org/officeDocument/2006/relationships/image" Target="media/image23.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6.png"/><Relationship Id="rId83"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image" Target="media/image20.wmf"/><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image" Target="media/image34.pn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4.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oleObject" Target="embeddings/oleObject17.bin"/><Relationship Id="rId66" Type="http://schemas.openxmlformats.org/officeDocument/2006/relationships/image" Target="media/image30.wmf"/><Relationship Id="rId61" Type="http://schemas.openxmlformats.org/officeDocument/2006/relationships/oleObject" Target="embeddings/oleObject24.bin"/><Relationship Id="rId8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E4DA53DB-EB7D-47C6-8BB7-54172294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24</Pages>
  <Words>8661</Words>
  <Characters>49369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Liang Zhou</cp:lastModifiedBy>
  <cp:revision>29</cp:revision>
  <dcterms:created xsi:type="dcterms:W3CDTF">2022-07-16T13:18:00Z</dcterms:created>
  <dcterms:modified xsi:type="dcterms:W3CDTF">2022-07-19T13:05:00Z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