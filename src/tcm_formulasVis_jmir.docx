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56BCEDAF" w14:textId="0AFA7281" w:rsidR="00D104C7" w:rsidRPr="00D104C7" w:rsidRDefault="00D104C7" w:rsidP="00D104C7">
      <w:r w:rsidRPr="00D104C7">
        <w:rPr>
          <w:b/>
        </w:rPr>
        <w:t xml:space="preserve">Background: </w:t>
      </w:r>
      <w:r w:rsidRPr="00D104C7">
        <w:t xml:space="preserve">Traditional Chinese medicine (TCM) formulas are combinations of Chinese herbal medicines. Knowledge of classic medicine formulas is the basis of TCM diagnosis and treatment and is the core of TCM inheritance. The large number and the flexibility of medicine formulas make memorization difficult, and understanding their composition rules is even more difficult. The multifaceted and multidimensional properties of herbal medicines are important for formula understanding, but these are usually separated from the formula information. Furthermore, </w:t>
      </w:r>
      <w:r>
        <w:t>these data</w:t>
      </w:r>
      <w:r w:rsidRPr="00D104C7">
        <w:t xml:space="preserve"> </w:t>
      </w:r>
      <w:r>
        <w:t>are</w:t>
      </w:r>
      <w:r w:rsidRPr="00D104C7">
        <w:t xml:space="preserve"> presented as texts and cannot be analyzed jointly and interactively.</w:t>
      </w:r>
    </w:p>
    <w:p w14:paraId="28F72812" w14:textId="77777777" w:rsidR="00D104C7" w:rsidRPr="00D104C7" w:rsidRDefault="00D104C7" w:rsidP="00D104C7">
      <w:pPr>
        <w:rPr>
          <w:b/>
        </w:rPr>
      </w:pPr>
    </w:p>
    <w:p w14:paraId="2CC8F7AF" w14:textId="77777777" w:rsidR="00D104C7" w:rsidRPr="00D104C7" w:rsidRDefault="00D104C7" w:rsidP="00D104C7">
      <w:r w:rsidRPr="00D104C7">
        <w:rPr>
          <w:b/>
        </w:rPr>
        <w:t xml:space="preserve">Objective: </w:t>
      </w:r>
      <w:r w:rsidRPr="00D104C7">
        <w:t xml:space="preserve">This work aims to devise a visualization method for TCM formulas that shows the composition of medicine formulas and the multidimensional properties of herbal medicines involved, and supports the comparison of medicine formulas. </w:t>
      </w:r>
    </w:p>
    <w:p w14:paraId="34D2B071" w14:textId="77777777" w:rsidR="00D104C7" w:rsidRPr="00D104C7" w:rsidRDefault="00D104C7" w:rsidP="00D104C7">
      <w:pPr>
        <w:rPr>
          <w:b/>
        </w:rPr>
      </w:pPr>
    </w:p>
    <w:p w14:paraId="11C7BDEA" w14:textId="77777777" w:rsidR="00D104C7" w:rsidRPr="00D104C7" w:rsidRDefault="00D104C7" w:rsidP="00D104C7">
      <w:r w:rsidRPr="00D104C7">
        <w:rPr>
          <w:b/>
        </w:rPr>
        <w:t xml:space="preserve">Methods:  </w:t>
      </w:r>
      <w:r w:rsidRPr="00D104C7">
        <w:t>A TCM formulas visualization method with multiple linked views is proposed and implemented as a web-based tool after a close collaboration between visualization and TCM experts. The composition of medicine formulas is visualized in a formula view with a similarity-based layout supporting the comparison of compositing medicines; a shared medicine view complements the formula view by showing all overlaps of pair-wise formulas; a dimensionality reduction plot of medicines enables the visualization of multidimensional medicine properties. Medicines are color-encoded with a perceptual-guided color map that encodes multidimensional TCM attributes and the similarity measure at the same time. The color map is calculated by a data-driven interpolation scheme. With simple interactions, users could flexibly select medicines or formulas of interest, and the corresponding elements in other views are highlighted through brushing and linking.</w:t>
      </w:r>
    </w:p>
    <w:p w14:paraId="36CD6BD6" w14:textId="77777777" w:rsidR="00D104C7" w:rsidRPr="00D104C7" w:rsidRDefault="00D104C7" w:rsidP="00D104C7">
      <w:pPr>
        <w:rPr>
          <w:b/>
        </w:rPr>
      </w:pPr>
    </w:p>
    <w:p w14:paraId="01AEC291" w14:textId="77777777" w:rsidR="00D104C7" w:rsidRPr="00D104C7" w:rsidRDefault="00D104C7" w:rsidP="00D104C7">
      <w:r w:rsidRPr="00D104C7">
        <w:rPr>
          <w:b/>
        </w:rPr>
        <w:t xml:space="preserve">Results: </w:t>
      </w:r>
      <w:r w:rsidRPr="00D104C7">
        <w:t>Our method is applied to two typical categories of medicine formulas, namely, tonic formulas and heat-clearing formulas, which contain 20 and 26 formulas composed of 58 and 73 herbal medicines, respectively. Each herbal medicine has a 23-dimensional characterizing attribute. TCM experts explored the two datasets with our web-based tool and quickly gained insight into formulas and medicines of interest as well as the overall features of the formula groups that are difficult to identify with the traditional text-based method. Moreover, feedback from the experts indicates the usefulness of our method.</w:t>
      </w:r>
    </w:p>
    <w:p w14:paraId="286AF5A4" w14:textId="77777777" w:rsidR="00D104C7" w:rsidRPr="00D104C7" w:rsidRDefault="00D104C7" w:rsidP="00D104C7">
      <w:pPr>
        <w:rPr>
          <w:b/>
        </w:rPr>
      </w:pPr>
    </w:p>
    <w:p w14:paraId="00C529D2" w14:textId="005EFCC3" w:rsidR="00D104C7" w:rsidRPr="00D104C7" w:rsidRDefault="00D104C7" w:rsidP="00D104C7">
      <w:pPr>
        <w:rPr>
          <w:b/>
        </w:rPr>
      </w:pPr>
      <w:r w:rsidRPr="00D104C7">
        <w:rPr>
          <w:b/>
        </w:rPr>
        <w:t>Conclusions:</w:t>
      </w:r>
      <w:r>
        <w:rPr>
          <w:rFonts w:eastAsia="宋体" w:hint="eastAsia"/>
          <w:b/>
          <w:lang w:eastAsia="zh-CN"/>
        </w:rPr>
        <w:t xml:space="preserve"> </w:t>
      </w:r>
      <w:r w:rsidRPr="00D104C7">
        <w:t xml:space="preserve">Our TCM formulas visualization method </w:t>
      </w:r>
      <w:proofErr w:type="gramStart"/>
      <w:r w:rsidRPr="00D104C7">
        <w:t>is able to</w:t>
      </w:r>
      <w:proofErr w:type="gramEnd"/>
      <w:r w:rsidRPr="00D104C7">
        <w:t xml:space="preserve"> visualize and compare complex medicine formulas and the multidimensional attributes of herbal medicines involved with an interactive web-based tool. Insights are gained into two typical medicine formula categories by TCM experts using our method. Overall, the new method is a promising first step to new TCM formulas education and analysis methodologies.</w:t>
      </w:r>
    </w:p>
    <w:p w14:paraId="26E21929" w14:textId="77777777" w:rsidR="00D104C7" w:rsidRPr="00D104C7" w:rsidRDefault="00D104C7" w:rsidP="00D104C7">
      <w:pPr>
        <w:rPr>
          <w:b/>
        </w:rPr>
      </w:pPr>
    </w:p>
    <w:p w14:paraId="62CAC722" w14:textId="0954AE13" w:rsidR="00065FDF" w:rsidRDefault="00D104C7" w:rsidP="00D104C7">
      <w:r w:rsidRPr="00D104C7">
        <w:rPr>
          <w:b/>
        </w:rPr>
        <w:t xml:space="preserve">Keywords: </w:t>
      </w:r>
      <w:r w:rsidRPr="00D104C7">
        <w:t xml:space="preserve">visualization; Chinese medicine formulas; </w:t>
      </w:r>
      <w:r w:rsidR="000B5A39">
        <w:t xml:space="preserve">interactive </w:t>
      </w:r>
      <w:r w:rsidRPr="00D104C7">
        <w:t>data analysis;</w:t>
      </w:r>
    </w:p>
    <w:p w14:paraId="184645CF" w14:textId="49902C44" w:rsidR="00065FDF" w:rsidRDefault="007C3805">
      <w:pPr>
        <w:pStyle w:val="2"/>
      </w:pPr>
      <w:bookmarkStart w:id="2" w:name="Introduction"/>
      <w:bookmarkStart w:id="3" w:name="_Introduction_1"/>
      <w:bookmarkEnd w:id="2"/>
      <w:bookmarkEnd w:id="3"/>
      <w:r>
        <w:t>Introduction</w:t>
      </w:r>
    </w:p>
    <w:p w14:paraId="359A7034" w14:textId="70F30151" w:rsidR="00001B5A" w:rsidRDefault="00D104C7" w:rsidP="00B8331F">
      <w:r w:rsidRPr="00D104C7">
        <w:t>The understanding and application of classic medicine formulas is the basis of TCM diagnosis and treatment and is the core of TCM inheritance.  Syndrome differentiation and treatment is a core method in TCM. In clinical practice, prescriptions are based on classic medicine formulas and corresponding medicines may be adjusted according to the symptoms of patients. A typical prescription may contain several medicine formulas and identifying the involved formulas and understanding their effects is difficult.</w:t>
      </w:r>
    </w:p>
    <w:p w14:paraId="35867D55" w14:textId="77777777" w:rsidR="00D104C7" w:rsidRDefault="00D104C7" w:rsidP="00B8331F"/>
    <w:p w14:paraId="110F8143" w14:textId="107CFE65" w:rsidR="00B8331F" w:rsidRDefault="00264D2A" w:rsidP="00B8331F">
      <w:r w:rsidRPr="00264D2A">
        <w:rPr>
          <w:color w:val="FF0000"/>
        </w:rPr>
        <w:t xml:space="preserve">The </w:t>
      </w:r>
      <w:r w:rsidR="001D703B">
        <w:rPr>
          <w:color w:val="FF0000"/>
        </w:rPr>
        <w:t xml:space="preserve">learning and teaching of Chinese medicine formulas is difficult. The </w:t>
      </w:r>
      <w:r w:rsidRPr="00264D2A">
        <w:rPr>
          <w:color w:val="FF0000"/>
        </w:rPr>
        <w:t xml:space="preserve">traditional education method is to recite classical medicine formulas with their composition rules </w:t>
      </w:r>
      <w:r w:rsidR="00D17D26" w:rsidRPr="00264D2A">
        <w:rPr>
          <w:rFonts w:ascii="Cambria" w:hAnsi="Cambria"/>
          <w:color w:val="FF0000"/>
        </w:rPr>
        <w:t>[</w:t>
      </w:r>
      <w:r w:rsidR="00D17D26" w:rsidRPr="00264D2A">
        <w:rPr>
          <w:rFonts w:ascii="Cambria" w:hAnsi="Cambria"/>
          <w:color w:val="FF0000"/>
        </w:rPr>
        <w:fldChar w:fldCharType="begin"/>
      </w:r>
      <w:r w:rsidR="00D17D26" w:rsidRPr="00264D2A">
        <w:rPr>
          <w:rFonts w:ascii="Cambria" w:hAnsi="Cambria"/>
          <w:color w:val="FF0000"/>
        </w:rPr>
        <w:instrText xml:space="preserve"> REF BIB_zhongyijichulilun \* MERGEFORMAT </w:instrText>
      </w:r>
      <w:r w:rsidR="00D17D26" w:rsidRPr="00264D2A">
        <w:rPr>
          <w:rFonts w:ascii="Cambria" w:hAnsi="Cambria"/>
          <w:color w:val="FF0000"/>
        </w:rPr>
        <w:fldChar w:fldCharType="separate"/>
      </w:r>
      <w:r w:rsidR="00BF57B8" w:rsidRPr="00264D2A">
        <w:rPr>
          <w:rFonts w:ascii="Cambria" w:hAnsi="Cambria" w:cs="Times New Roman"/>
          <w:color w:val="FF0000"/>
        </w:rPr>
        <w:t>38</w:t>
      </w:r>
      <w:r w:rsidR="00D17D26" w:rsidRPr="00264D2A">
        <w:rPr>
          <w:rFonts w:ascii="Cambria" w:hAnsi="Cambria"/>
          <w:color w:val="FF0000"/>
        </w:rPr>
        <w:fldChar w:fldCharType="end"/>
      </w:r>
      <w:r w:rsidR="00D17D26" w:rsidRPr="00264D2A">
        <w:rPr>
          <w:rFonts w:ascii="Cambria" w:hAnsi="Cambria"/>
          <w:color w:val="FF0000"/>
        </w:rPr>
        <w:t xml:space="preserve">, </w:t>
      </w:r>
      <w:r w:rsidR="00D17D26" w:rsidRPr="00264D2A">
        <w:rPr>
          <w:rFonts w:ascii="Cambria" w:hAnsi="Cambria"/>
          <w:color w:val="FF0000"/>
        </w:rPr>
        <w:fldChar w:fldCharType="begin"/>
      </w:r>
      <w:r w:rsidR="00D17D26" w:rsidRPr="00264D2A">
        <w:rPr>
          <w:rFonts w:ascii="Cambria" w:hAnsi="Cambria"/>
          <w:color w:val="FF0000"/>
        </w:rPr>
        <w:instrText xml:space="preserve"> REF BIB_zhongyaotextbook2004 \* MERGEFORMAT </w:instrText>
      </w:r>
      <w:r w:rsidR="00D17D26" w:rsidRPr="00264D2A">
        <w:rPr>
          <w:rFonts w:ascii="Cambria" w:hAnsi="Cambria"/>
          <w:color w:val="FF0000"/>
        </w:rPr>
        <w:fldChar w:fldCharType="separate"/>
      </w:r>
      <w:r w:rsidR="00BF57B8" w:rsidRPr="00264D2A">
        <w:rPr>
          <w:rFonts w:ascii="Cambria" w:hAnsi="Cambria" w:cs="Times New Roman"/>
          <w:color w:val="FF0000"/>
        </w:rPr>
        <w:t>8</w:t>
      </w:r>
      <w:r w:rsidR="00D17D26" w:rsidRPr="00264D2A">
        <w:rPr>
          <w:rFonts w:ascii="Cambria" w:hAnsi="Cambria"/>
          <w:color w:val="FF0000"/>
        </w:rPr>
        <w:fldChar w:fldCharType="end"/>
      </w:r>
      <w:r w:rsidR="00D17D26" w:rsidRPr="00264D2A">
        <w:rPr>
          <w:rFonts w:ascii="Cambria" w:hAnsi="Cambria"/>
          <w:color w:val="FF0000"/>
        </w:rPr>
        <w:t>]</w:t>
      </w:r>
      <w:r w:rsidR="00B8331F" w:rsidRPr="00264D2A">
        <w:rPr>
          <w:color w:val="FF0000"/>
        </w:rPr>
        <w:t xml:space="preserve">. </w:t>
      </w:r>
      <w:r w:rsidRPr="00264D2A">
        <w:t>However, formula</w:t>
      </w:r>
      <w:r w:rsidR="001D703B">
        <w:t xml:space="preserve"> information is</w:t>
      </w:r>
      <w:r w:rsidRPr="00264D2A">
        <w:t xml:space="preserve"> presented in texts (Table 1)</w:t>
      </w:r>
      <w:r>
        <w:t xml:space="preserve"> or static figures and pictures (</w:t>
      </w:r>
      <w:r w:rsidRPr="001D703B">
        <w:rPr>
          <w:color w:val="FF0000"/>
        </w:rPr>
        <w:t>https://library.hkbu.edu.hk/electronic/libdbs/cmfid/index.html</w:t>
      </w:r>
      <w:r>
        <w:t>)</w:t>
      </w:r>
      <w:r w:rsidRPr="00264D2A">
        <w:t xml:space="preserve">, and the composition rules could not be intuitively understood. Data mining and some visual presentations are adopted in the existing computerized analysis of TCM medicine formulas </w:t>
      </w:r>
      <w:r w:rsidR="00B8331F">
        <w:rPr>
          <w:rFonts w:ascii="Cambria" w:hAnsi="Cambria"/>
        </w:rPr>
        <w:t>[</w:t>
      </w:r>
      <w:r w:rsidR="00B8331F">
        <w:rPr>
          <w:rFonts w:ascii="Cambria" w:hAnsi="Cambria"/>
        </w:rPr>
        <w:fldChar w:fldCharType="begin"/>
      </w:r>
      <w:r w:rsidR="00B8331F">
        <w:rPr>
          <w:rFonts w:ascii="Cambria" w:hAnsi="Cambria"/>
        </w:rPr>
        <w:instrText xml:space="preserve"> REF BIB_guo2019 \* MERGEFORMAT </w:instrText>
      </w:r>
      <w:r w:rsidR="00B8331F">
        <w:rPr>
          <w:rFonts w:ascii="Cambria" w:hAnsi="Cambria"/>
        </w:rPr>
        <w:fldChar w:fldCharType="separate"/>
      </w:r>
      <w:r w:rsidR="00BF57B8" w:rsidRPr="00BF57B8">
        <w:rPr>
          <w:rFonts w:ascii="Cambria" w:hAnsi="Cambria" w:cs="Times New Roman"/>
        </w:rPr>
        <w:t>9</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BIB_gao2009 \* MERGEFORMAT </w:instrText>
      </w:r>
      <w:r w:rsidR="00B8331F">
        <w:rPr>
          <w:rFonts w:ascii="Cambria" w:hAnsi="Cambria"/>
        </w:rPr>
        <w:fldChar w:fldCharType="separate"/>
      </w:r>
      <w:r w:rsidR="00BF57B8" w:rsidRPr="00BF57B8">
        <w:rPr>
          <w:rFonts w:ascii="Cambria" w:hAnsi="Cambria" w:cs="Times New Roman"/>
        </w:rPr>
        <w:t>7</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BIB_zhu2014 \* MERGEFORMAT </w:instrText>
      </w:r>
      <w:r w:rsidR="00B8331F">
        <w:rPr>
          <w:rFonts w:ascii="Cambria" w:hAnsi="Cambria"/>
        </w:rPr>
        <w:fldChar w:fldCharType="separate"/>
      </w:r>
      <w:r w:rsidR="00BF57B8" w:rsidRPr="00BF57B8">
        <w:rPr>
          <w:rFonts w:ascii="Cambria" w:hAnsi="Cambria" w:cs="Times New Roman"/>
        </w:rPr>
        <w:t>43</w:t>
      </w:r>
      <w:r w:rsidR="00B8331F">
        <w:rPr>
          <w:rFonts w:ascii="Cambria" w:hAnsi="Cambria"/>
        </w:rPr>
        <w:fldChar w:fldCharType="end"/>
      </w:r>
      <w:r w:rsidR="00B8331F">
        <w:rPr>
          <w:rFonts w:ascii="Cambria" w:hAnsi="Cambria"/>
        </w:rPr>
        <w:t>]</w:t>
      </w:r>
      <w:r w:rsidR="00B8331F">
        <w:t xml:space="preserve"> . </w:t>
      </w:r>
      <w:r w:rsidRPr="00264D2A">
        <w:t>However, these methods are query-based and do not allow users to interactively explore medicine formulas, and the relatively simple visualization cannot provide an overview of a group of medicine formulas or an in-depth comparison of formulas.</w:t>
      </w:r>
    </w:p>
    <w:p w14:paraId="3FB74280" w14:textId="77777777" w:rsidR="00264D2A" w:rsidRDefault="00264D2A" w:rsidP="00B8331F"/>
    <w:p w14:paraId="558E8966" w14:textId="58860F04" w:rsidR="00B8331F" w:rsidRDefault="00183CF6" w:rsidP="00B8331F">
      <w:r w:rsidRPr="00183CF6">
        <w:t xml:space="preserve">In this paper, we propose a visualization method for TCM medicine formulas to address the issues of existing methods. </w:t>
      </w:r>
      <w:proofErr w:type="gramStart"/>
      <w:r w:rsidRPr="00183CF6">
        <w:t>As a result of</w:t>
      </w:r>
      <w:proofErr w:type="gramEnd"/>
      <w:r w:rsidRPr="00183CF6">
        <w:t xml:space="preserve"> a close collaboration between visualization and TCM experts, our method provides compact and clear visualization of medicine formulas and multidimensional attribute data of herbal medicines. While our method is data-driven, we pay close attention to the perception aspect of the visualization. Specifically, a layout algorithm is designed to improve the comparability and reduce visual clutter in the formula visualization; medicines are color mapped with a 2D color map generated with radial basis function interpolation in a perceptual-uniform color space with TCM-concept inspired colors, while their placement in the dimensionality reduction plot is driven by their properties. Our method is realized as a web-based interactive tool that comprises three linked views: a medicine formula view, a dimensionality-reduction-based medicine view, and a matrix view of shared medicines of formulas. With brushing-and-linking, users could flexibly select medicines or formulas of interest in one view, and corresponding components in other views are highlighted.</w:t>
      </w:r>
    </w:p>
    <w:p w14:paraId="6B15166E" w14:textId="0E0777D9" w:rsidR="00B8331F" w:rsidRDefault="00183CF6">
      <w:r w:rsidRPr="00183CF6">
        <w:lastRenderedPageBreak/>
        <w:t>The usefulness of our method is demonstrated by two use cases of typical medicine formula groups. Two TCM experts analyzed these medicine formulas with our method in a free exploration session. They considered that the new method could effectively reveal the compositional principle of medicine formulas in an intuitive way, and could assist the learning of TCM formula composition theories.</w:t>
      </w:r>
    </w:p>
    <w:p w14:paraId="4F8D763B" w14:textId="77777777" w:rsidR="00183CF6" w:rsidRDefault="00183CF6"/>
    <w:p w14:paraId="368C196B" w14:textId="4BC3B533" w:rsidR="00065FDF" w:rsidRDefault="007C3805">
      <w:r>
        <w:t xml:space="preserve">Table 1: Part of the original text-based medicine formula information summarized from the textbook </w:t>
      </w:r>
      <w:r w:rsidR="00183CF6">
        <w:t xml:space="preserve">Chinese </w:t>
      </w:r>
      <w:r>
        <w:t>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4" w:name="Methods"/>
      <w:bookmarkStart w:id="5" w:name="_Methods_1"/>
      <w:bookmarkEnd w:id="4"/>
      <w:bookmarkEnd w:id="5"/>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Pr="00C416C9" w:rsidRDefault="00B8331F" w:rsidP="00B8331F">
      <w:r w:rsidRPr="00C416C9">
        <w:t>Classifications of Chinese herbal medicines are multi-faceted and multi-leveled</w:t>
      </w:r>
      <w:r w:rsidR="009A013D" w:rsidRPr="00C416C9">
        <w:t xml:space="preserve"> </w:t>
      </w:r>
      <w:r w:rsidRPr="00C416C9">
        <w:t xml:space="preserve">[2]. For example, </w:t>
      </w:r>
      <w:proofErr w:type="spellStart"/>
      <w:r w:rsidRPr="00C416C9">
        <w:t>perimental</w:t>
      </w:r>
      <w:proofErr w:type="spellEnd"/>
      <w:r w:rsidRPr="00C416C9">
        <w:t xml:space="preserve"> research that focuses on </w:t>
      </w:r>
      <w:proofErr w:type="spellStart"/>
      <w:r w:rsidRPr="00C416C9">
        <w:t>Siqi</w:t>
      </w:r>
      <w:proofErr w:type="spellEnd"/>
      <w:r w:rsidRPr="00C416C9">
        <w:t xml:space="preserve"> (</w:t>
      </w:r>
      <w:proofErr w:type="spellStart"/>
      <w:r w:rsidRPr="00C416C9">
        <w:t>四气</w:t>
      </w:r>
      <w:proofErr w:type="spellEnd"/>
      <w:r w:rsidRPr="00C416C9">
        <w:t xml:space="preserve">), </w:t>
      </w:r>
      <w:proofErr w:type="spellStart"/>
      <w:r w:rsidRPr="00C416C9">
        <w:t>Wuwei</w:t>
      </w:r>
      <w:proofErr w:type="spellEnd"/>
      <w:r w:rsidRPr="00C416C9">
        <w:t xml:space="preserve"> (</w:t>
      </w:r>
      <w:proofErr w:type="spellStart"/>
      <w:r w:rsidRPr="00C416C9">
        <w:t>五味</w:t>
      </w:r>
      <w:proofErr w:type="spellEnd"/>
      <w:r w:rsidRPr="00C416C9">
        <w:t xml:space="preserve">), and </w:t>
      </w:r>
      <w:proofErr w:type="spellStart"/>
      <w:r w:rsidRPr="00C416C9">
        <w:t>Guijing</w:t>
      </w:r>
      <w:proofErr w:type="spellEnd"/>
      <w:r w:rsidRPr="00C416C9">
        <w:t xml:space="preserve"> (</w:t>
      </w:r>
      <w:proofErr w:type="spellStart"/>
      <w:r w:rsidRPr="00C416C9">
        <w:rPr>
          <w:rFonts w:eastAsia="微软雅黑" w:cs="微软雅黑"/>
        </w:rPr>
        <w:t>归经</w:t>
      </w:r>
      <w:proofErr w:type="spellEnd"/>
      <w:r w:rsidRPr="00C416C9">
        <w:t xml:space="preserve">) has been an important </w:t>
      </w:r>
      <w:r w:rsidR="004B049E" w:rsidRPr="00C416C9">
        <w:t>part of</w:t>
      </w:r>
      <w:r w:rsidRPr="00C416C9">
        <w:t xml:space="preserve"> TCM research</w:t>
      </w:r>
      <w:r w:rsidR="00DE1DD6" w:rsidRPr="00C416C9">
        <w:t xml:space="preserve"> </w:t>
      </w:r>
      <w:r w:rsidRPr="00C416C9">
        <w:t xml:space="preserve">[1]. </w:t>
      </w:r>
      <w:proofErr w:type="spellStart"/>
      <w:r w:rsidRPr="00C416C9">
        <w:t>Guijing</w:t>
      </w:r>
      <w:proofErr w:type="spellEnd"/>
      <w:r w:rsidRPr="00C416C9">
        <w:t xml:space="preserve"> regards the orientation of Chinese herbal medicines, which is to closely connect the functions of medicines with the organs and meridians (</w:t>
      </w:r>
      <w:proofErr w:type="spellStart"/>
      <w:r w:rsidRPr="00C416C9">
        <w:rPr>
          <w:rFonts w:eastAsia="微软雅黑" w:cs="微软雅黑"/>
        </w:rPr>
        <w:t>脏腑经络</w:t>
      </w:r>
      <w:proofErr w:type="spellEnd"/>
      <w:r w:rsidRPr="00C416C9">
        <w:t>) of the human body.</w:t>
      </w:r>
    </w:p>
    <w:p w14:paraId="661C673C" w14:textId="77777777" w:rsidR="004B049E" w:rsidRDefault="004B049E" w:rsidP="00B8331F"/>
    <w:p w14:paraId="29D96BF7" w14:textId="78582C45" w:rsidR="00B8331F" w:rsidRDefault="00C416C9" w:rsidP="00B8331F">
      <w:r w:rsidRPr="00C416C9">
        <w:t>Chinese herbal medicines can be divided into four properties (</w:t>
      </w:r>
      <w:proofErr w:type="spellStart"/>
      <w:r w:rsidRPr="00C416C9">
        <w:t>Siqi</w:t>
      </w:r>
      <w:proofErr w:type="spellEnd"/>
      <w:r w:rsidRPr="00C416C9">
        <w:t>): cold (</w:t>
      </w:r>
      <w:r w:rsidRPr="00C416C9">
        <w:rPr>
          <w:rFonts w:hint="eastAsia"/>
        </w:rPr>
        <w:t>寒</w:t>
      </w:r>
      <w:r w:rsidRPr="00C416C9">
        <w:t>), hot (</w:t>
      </w:r>
      <w:r w:rsidRPr="00C416C9">
        <w:rPr>
          <w:rFonts w:ascii="微软雅黑" w:eastAsia="微软雅黑" w:hAnsi="微软雅黑" w:cs="微软雅黑" w:hint="eastAsia"/>
        </w:rPr>
        <w:t>热</w:t>
      </w:r>
      <w:r w:rsidRPr="00C416C9">
        <w:t>), warm (</w:t>
      </w:r>
      <w:r w:rsidRPr="00C416C9">
        <w:rPr>
          <w:rFonts w:hint="eastAsia"/>
        </w:rPr>
        <w:t>温</w:t>
      </w:r>
      <w:r w:rsidRPr="00C416C9">
        <w:t>), and cool (</w:t>
      </w:r>
      <w:r w:rsidRPr="00C416C9">
        <w:rPr>
          <w:rFonts w:hint="eastAsia"/>
        </w:rPr>
        <w:t>凉</w:t>
      </w:r>
      <w:r w:rsidRPr="00C416C9">
        <w:t>) according to their functions on the human body. The cold medicines generally have the role of heat-clearing and detoxifying (</w:t>
      </w:r>
      <w:proofErr w:type="spellStart"/>
      <w:r w:rsidRPr="00C416C9">
        <w:rPr>
          <w:rFonts w:hint="eastAsia"/>
        </w:rPr>
        <w:t>清</w:t>
      </w:r>
      <w:r w:rsidRPr="00C416C9">
        <w:rPr>
          <w:rFonts w:ascii="微软雅黑" w:eastAsia="微软雅黑" w:hAnsi="微软雅黑" w:cs="微软雅黑" w:hint="eastAsia"/>
        </w:rPr>
        <w:t>热</w:t>
      </w:r>
      <w:r w:rsidRPr="00C416C9">
        <w:rPr>
          <w:rFonts w:ascii="MS Mincho" w:eastAsia="MS Mincho" w:hAnsi="MS Mincho" w:cs="MS Mincho" w:hint="eastAsia"/>
        </w:rPr>
        <w:t>解毒</w:t>
      </w:r>
      <w:proofErr w:type="spellEnd"/>
      <w:r w:rsidRPr="00C416C9">
        <w:t>), which are used to treat febrile diseases. The warm medicines typically have the role of warming Yang(</w:t>
      </w:r>
      <w:r w:rsidRPr="00C416C9">
        <w:rPr>
          <w:rFonts w:hint="eastAsia"/>
        </w:rPr>
        <w:t>阳</w:t>
      </w:r>
      <w:r w:rsidRPr="00C416C9">
        <w:t>) to expel coldness (</w:t>
      </w:r>
      <w:proofErr w:type="spellStart"/>
      <w:r w:rsidRPr="00C416C9">
        <w:rPr>
          <w:rFonts w:hint="eastAsia"/>
        </w:rPr>
        <w:t>温阳散寒</w:t>
      </w:r>
      <w:proofErr w:type="spellEnd"/>
      <w:r w:rsidRPr="00C416C9">
        <w:t>), which are used to treat cold diseases. In addition, medicines with gentle properties are namely Ping (</w:t>
      </w:r>
      <w:r w:rsidRPr="00C416C9">
        <w:rPr>
          <w:rFonts w:hint="eastAsia"/>
        </w:rPr>
        <w:t>平</w:t>
      </w:r>
      <w:r w:rsidRPr="00C416C9">
        <w:t xml:space="preserve">). </w:t>
      </w:r>
      <w:proofErr w:type="spellStart"/>
      <w:r w:rsidRPr="00C416C9">
        <w:t>Wuwei</w:t>
      </w:r>
      <w:proofErr w:type="spellEnd"/>
      <w:r w:rsidRPr="00C416C9">
        <w:t xml:space="preserve"> means five flavors: pungent</w:t>
      </w:r>
      <w:r w:rsidRPr="00C416C9">
        <w:rPr>
          <w:rFonts w:hint="eastAsia"/>
        </w:rPr>
        <w:t xml:space="preserve"> (</w:t>
      </w:r>
      <w:r w:rsidRPr="00C416C9">
        <w:rPr>
          <w:rFonts w:hint="eastAsia"/>
        </w:rPr>
        <w:t>辛</w:t>
      </w:r>
      <w:r w:rsidRPr="00C416C9">
        <w:rPr>
          <w:rFonts w:hint="eastAsia"/>
        </w:rPr>
        <w:t>), sweet (</w:t>
      </w:r>
      <w:r w:rsidRPr="00C416C9">
        <w:rPr>
          <w:rFonts w:hint="eastAsia"/>
        </w:rPr>
        <w:t>甘</w:t>
      </w:r>
      <w:r w:rsidRPr="00C416C9">
        <w:rPr>
          <w:rFonts w:hint="eastAsia"/>
        </w:rPr>
        <w:t>), sour (</w:t>
      </w:r>
      <w:r w:rsidRPr="00C416C9">
        <w:rPr>
          <w:rFonts w:hint="eastAsia"/>
        </w:rPr>
        <w:t>酸</w:t>
      </w:r>
      <w:r w:rsidRPr="00C416C9">
        <w:rPr>
          <w:rFonts w:hint="eastAsia"/>
        </w:rPr>
        <w:t>), bitter(</w:t>
      </w:r>
      <w:r w:rsidRPr="00C416C9">
        <w:rPr>
          <w:rFonts w:hint="eastAsia"/>
        </w:rPr>
        <w:t>苦</w:t>
      </w:r>
      <w:r w:rsidRPr="00C416C9">
        <w:rPr>
          <w:rFonts w:hint="eastAsia"/>
        </w:rPr>
        <w:t>), and salty (</w:t>
      </w:r>
      <w:r w:rsidRPr="00C416C9">
        <w:rPr>
          <w:rFonts w:hint="eastAsia"/>
        </w:rPr>
        <w:t>咸</w:t>
      </w:r>
      <w:r w:rsidRPr="00C416C9">
        <w:rPr>
          <w:rFonts w:hint="eastAsia"/>
        </w:rPr>
        <w:t>). The pungent medicines generally taste spicy (such as ginger) or cool (such as mint and borneol), and are used to sweat and relieve Qi(</w:t>
      </w:r>
      <w:r w:rsidRPr="00C416C9">
        <w:rPr>
          <w:rFonts w:hint="eastAsia"/>
        </w:rPr>
        <w:t>气</w:t>
      </w:r>
      <w:r w:rsidRPr="00C416C9">
        <w:rPr>
          <w:rFonts w:hint="eastAsia"/>
        </w:rPr>
        <w:t>). Sweet medicines typically taste sweet, for example, licorices and</w:t>
      </w:r>
      <w:r w:rsidRPr="00C416C9">
        <w:t xml:space="preserve"> wheat. They have the effect of easing and nourishing. They are also used to reconcile medical properties. Sour medicines, such as black plum and gallnut, have an astringent effect and are used to stop sweating </w:t>
      </w:r>
      <w:r w:rsidRPr="00C416C9">
        <w:lastRenderedPageBreak/>
        <w:t xml:space="preserve">and diarrhea. The bitter medicines have the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cardiovascular system, and so </w:t>
      </w:r>
      <w:r w:rsidR="00337391">
        <w:t>on</w:t>
      </w:r>
      <w:r w:rsidR="00DE1DD6">
        <w:t xml:space="preserve"> </w:t>
      </w:r>
      <w:r w:rsidR="00B8331F">
        <w:t>[30].</w:t>
      </w:r>
    </w:p>
    <w:p w14:paraId="150FB5FB" w14:textId="77777777" w:rsidR="00B8331F" w:rsidRDefault="00B8331F" w:rsidP="00B8331F"/>
    <w:p w14:paraId="0EA16D02" w14:textId="70E68D1C" w:rsidR="008E7FF8" w:rsidRDefault="00C064C7" w:rsidP="00B8331F">
      <w:r w:rsidRPr="00C064C7">
        <w:t>Another important concept is Jun-Chen-</w:t>
      </w:r>
      <w:proofErr w:type="spellStart"/>
      <w:r w:rsidRPr="00C064C7">
        <w:t>Zuo</w:t>
      </w:r>
      <w:proofErr w:type="spellEnd"/>
      <w:r w:rsidRPr="00C064C7">
        <w:t>-Shi (</w:t>
      </w:r>
      <w:proofErr w:type="spellStart"/>
      <w:r w:rsidRPr="00C064C7">
        <w:rPr>
          <w:rFonts w:hint="eastAsia"/>
        </w:rPr>
        <w:t>君臣佐使</w:t>
      </w:r>
      <w:proofErr w:type="spellEnd"/>
      <w:r w:rsidRPr="00C064C7">
        <w:t>). Jun- Chen-</w:t>
      </w:r>
      <w:proofErr w:type="spellStart"/>
      <w:r w:rsidRPr="00C064C7">
        <w:t>Zuo</w:t>
      </w:r>
      <w:proofErr w:type="spellEnd"/>
      <w:r w:rsidRPr="00C064C7">
        <w:t xml:space="preserve">-Shi is the principle of the compatibility of TCM formulas. </w:t>
      </w:r>
      <w:proofErr w:type="spellStart"/>
      <w:r w:rsidRPr="00C064C7">
        <w:t>Junyao</w:t>
      </w:r>
      <w:proofErr w:type="spellEnd"/>
      <w:r w:rsidRPr="00C064C7">
        <w:t xml:space="preserve"> (</w:t>
      </w:r>
      <w:proofErr w:type="spellStart"/>
      <w:r w:rsidRPr="00C064C7">
        <w:rPr>
          <w:rFonts w:hint="eastAsia"/>
        </w:rPr>
        <w:t>君</w:t>
      </w:r>
      <w:r w:rsidRPr="00C064C7">
        <w:rPr>
          <w:rFonts w:ascii="微软雅黑" w:eastAsia="微软雅黑" w:hAnsi="微软雅黑" w:cs="微软雅黑" w:hint="eastAsia"/>
        </w:rPr>
        <w:t>药</w:t>
      </w:r>
      <w:proofErr w:type="spellEnd"/>
      <w:r w:rsidRPr="00C064C7">
        <w:t xml:space="preserve">), or namely, chief medicines as used hereafter, play a major role against the main disease or syndrome. It is the primary medicine in the formulas. Texts in blue in Table 1 indicate </w:t>
      </w:r>
      <w:proofErr w:type="spellStart"/>
      <w:r w:rsidRPr="00C064C7">
        <w:t>Junyao</w:t>
      </w:r>
      <w:proofErr w:type="spellEnd"/>
      <w:r w:rsidRPr="00C064C7">
        <w:t xml:space="preserve"> in the corresponding formulas.</w:t>
      </w:r>
    </w:p>
    <w:p w14:paraId="57C058CA" w14:textId="77777777" w:rsidR="00C064C7" w:rsidRDefault="00C064C7" w:rsidP="00B8331F"/>
    <w:p w14:paraId="61055C70" w14:textId="768FEA59" w:rsidR="008E7FF8" w:rsidRPr="005B40E3" w:rsidRDefault="005B40E3" w:rsidP="008E7FF8">
      <w:pPr>
        <w:rPr>
          <w:rFonts w:eastAsia="宋体"/>
          <w:color w:val="FF0000"/>
          <w:lang w:eastAsia="zh-CN"/>
        </w:rPr>
      </w:pPr>
      <w:r w:rsidRPr="00EA636B">
        <w:rPr>
          <w:rFonts w:eastAsia="宋体" w:hint="eastAsia"/>
          <w:lang w:eastAsia="zh-CN"/>
        </w:rPr>
        <w:t>In</w:t>
      </w:r>
      <w:r w:rsidRPr="00EA636B">
        <w:rPr>
          <w:rFonts w:eastAsia="宋体"/>
          <w:lang w:eastAsia="zh-CN"/>
        </w:rPr>
        <w:t xml:space="preserve"> </w:t>
      </w:r>
      <w:r w:rsidRPr="00EA636B">
        <w:rPr>
          <w:rFonts w:eastAsia="宋体" w:hint="eastAsia"/>
          <w:lang w:eastAsia="zh-CN"/>
        </w:rPr>
        <w:t>t</w:t>
      </w:r>
      <w:r w:rsidRPr="00EA636B">
        <w:rPr>
          <w:rFonts w:eastAsia="宋体"/>
          <w:lang w:eastAsia="zh-CN"/>
        </w:rPr>
        <w:t>his work, t</w:t>
      </w:r>
      <w:r w:rsidRPr="00EA636B">
        <w:rPr>
          <w:rFonts w:eastAsia="宋体" w:hint="eastAsia"/>
          <w:lang w:eastAsia="zh-CN"/>
        </w:rPr>
        <w:t xml:space="preserve">he medicine formulas data are extracted from the key medicine formulas </w:t>
      </w:r>
      <w:r w:rsidR="00EA636B" w:rsidRPr="00EA636B">
        <w:rPr>
          <w:rFonts w:eastAsia="宋体"/>
          <w:lang w:eastAsia="zh-CN"/>
        </w:rPr>
        <w:t>of</w:t>
      </w:r>
      <w:r w:rsidRPr="00EA636B">
        <w:rPr>
          <w:rFonts w:eastAsia="宋体" w:hint="eastAsia"/>
          <w:lang w:eastAsia="zh-CN"/>
        </w:rPr>
        <w:t xml:space="preserve"> the textbook </w:t>
      </w:r>
      <w:r w:rsidR="00EA636B" w:rsidRPr="00EA636B">
        <w:rPr>
          <w:rFonts w:eastAsia="宋体"/>
          <w:lang w:eastAsia="zh-CN"/>
        </w:rPr>
        <w:t xml:space="preserve">Chinese </w:t>
      </w:r>
      <w:r w:rsidRPr="00EA636B">
        <w:rPr>
          <w:rFonts w:eastAsia="宋体" w:hint="eastAsia"/>
          <w:lang w:eastAsia="zh-CN"/>
        </w:rPr>
        <w:t xml:space="preserve">Medicine Formulas (Tenth </w:t>
      </w:r>
      <w:r w:rsidR="005D2B7E" w:rsidRPr="00EA636B">
        <w:rPr>
          <w:rFonts w:eastAsia="宋体"/>
          <w:lang w:eastAsia="zh-CN"/>
        </w:rPr>
        <w:t>Edition)</w:t>
      </w:r>
      <w:r w:rsidR="005D2B7E" w:rsidRPr="00EA636B">
        <w:rPr>
          <w:rFonts w:ascii="Cambria" w:eastAsia="宋体" w:hAnsi="Cambria"/>
          <w:lang w:eastAsia="zh-CN"/>
        </w:rPr>
        <w:t xml:space="preserve"> [</w:t>
      </w:r>
      <w:r w:rsidRPr="00EA636B">
        <w:rPr>
          <w:rFonts w:ascii="Cambria" w:eastAsia="宋体" w:hAnsi="Cambria"/>
          <w:lang w:eastAsia="zh-CN"/>
        </w:rPr>
        <w:fldChar w:fldCharType="begin"/>
      </w:r>
      <w:r w:rsidRPr="00EA636B">
        <w:rPr>
          <w:rFonts w:ascii="Cambria" w:eastAsia="宋体" w:hAnsi="Cambria"/>
          <w:lang w:eastAsia="zh-CN"/>
        </w:rPr>
        <w:instrText xml:space="preserve"> REF BIB_fangjixue \* MERGEFORMAT </w:instrText>
      </w:r>
      <w:r w:rsidRPr="00EA636B">
        <w:rPr>
          <w:rFonts w:ascii="Cambria" w:eastAsia="宋体" w:hAnsi="Cambria"/>
          <w:lang w:eastAsia="zh-CN"/>
        </w:rPr>
        <w:fldChar w:fldCharType="separate"/>
      </w:r>
      <w:r w:rsidRPr="00EA636B">
        <w:rPr>
          <w:rFonts w:ascii="Cambria" w:hAnsi="Cambria" w:cs="Times New Roman"/>
        </w:rPr>
        <w:t>19</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as shown in Table 1. The </w:t>
      </w:r>
      <w:proofErr w:type="spellStart"/>
      <w:r w:rsidRPr="00EA636B">
        <w:rPr>
          <w:rFonts w:eastAsia="宋体" w:hint="eastAsia"/>
          <w:lang w:eastAsia="zh-CN"/>
        </w:rPr>
        <w:t>multidimensionial</w:t>
      </w:r>
      <w:proofErr w:type="spellEnd"/>
      <w:r w:rsidRPr="00EA636B">
        <w:rPr>
          <w:rFonts w:eastAsia="宋体" w:hint="eastAsia"/>
          <w:lang w:eastAsia="zh-CN"/>
        </w:rPr>
        <w:t xml:space="preserve"> medicine attribute data are retrieved from the </w:t>
      </w:r>
      <w:proofErr w:type="spellStart"/>
      <w:r w:rsidRPr="00EA636B">
        <w:rPr>
          <w:rFonts w:eastAsia="宋体" w:hint="eastAsia"/>
          <w:lang w:eastAsia="zh-CN"/>
        </w:rPr>
        <w:t>SymMap</w:t>
      </w:r>
      <w:proofErr w:type="spellEnd"/>
      <w:r w:rsidRPr="00EA636B">
        <w:rPr>
          <w:rFonts w:eastAsia="宋体" w:hint="eastAsia"/>
          <w:lang w:eastAsia="zh-CN"/>
        </w:rPr>
        <w:t xml:space="preserve"> database</w:t>
      </w:r>
      <w:r w:rsidR="00EA636B" w:rsidRPr="00EA636B">
        <w:rPr>
          <w:rFonts w:eastAsia="宋体"/>
          <w:lang w:eastAsia="zh-CN"/>
        </w:rPr>
        <w:t xml:space="preserve"> </w:t>
      </w:r>
      <w:r w:rsidRPr="00EA636B">
        <w:rPr>
          <w:rFonts w:ascii="Cambria" w:eastAsia="宋体" w:hAnsi="Cambria"/>
          <w:lang w:eastAsia="zh-CN"/>
        </w:rPr>
        <w:t>[</w:t>
      </w:r>
      <w:r w:rsidRPr="00EA636B">
        <w:rPr>
          <w:rFonts w:ascii="Cambria" w:eastAsia="宋体" w:hAnsi="Cambria"/>
          <w:lang w:eastAsia="zh-CN"/>
        </w:rPr>
        <w:fldChar w:fldCharType="begin"/>
      </w:r>
      <w:r w:rsidRPr="00EA636B">
        <w:rPr>
          <w:rFonts w:ascii="Cambria" w:eastAsia="宋体" w:hAnsi="Cambria"/>
          <w:lang w:eastAsia="zh-CN"/>
        </w:rPr>
        <w:instrText xml:space="preserve"> REF BIB_wu2019 \* MERGEFORMAT </w:instrText>
      </w:r>
      <w:r w:rsidRPr="00EA636B">
        <w:rPr>
          <w:rFonts w:ascii="Cambria" w:eastAsia="宋体" w:hAnsi="Cambria"/>
          <w:lang w:eastAsia="zh-CN"/>
        </w:rPr>
        <w:fldChar w:fldCharType="separate"/>
      </w:r>
      <w:r w:rsidRPr="00EA636B">
        <w:rPr>
          <w:rFonts w:ascii="Cambria" w:hAnsi="Cambria" w:cs="Times New Roman"/>
        </w:rPr>
        <w:t>41</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w:t>
      </w:r>
      <w:r w:rsidRPr="00EA636B">
        <w:t>Here,</w:t>
      </w:r>
      <w:r w:rsidR="008E7FF8" w:rsidRPr="00EA636B">
        <w:t xml:space="preserve"> the </w:t>
      </w:r>
      <w:proofErr w:type="spellStart"/>
      <w:r w:rsidR="008E7FF8" w:rsidRPr="00EA636B">
        <w:t>Siqi</w:t>
      </w:r>
      <w:proofErr w:type="spellEnd"/>
      <w:r w:rsidR="008E7FF8" w:rsidRPr="00EA636B">
        <w:t xml:space="preserve"> and </w:t>
      </w:r>
      <w:proofErr w:type="spellStart"/>
      <w:r w:rsidR="008E7FF8" w:rsidRPr="00EA636B">
        <w:t>Wuwei</w:t>
      </w:r>
      <w:proofErr w:type="spellEnd"/>
      <w:r w:rsidR="008E7FF8" w:rsidRPr="00EA636B">
        <w:t xml:space="preserve"> properties are</w:t>
      </w:r>
      <w:r w:rsidR="00EA636B" w:rsidRPr="00EA636B">
        <w:t xml:space="preserve"> combined and</w:t>
      </w:r>
      <w:r w:rsidR="008E7FF8" w:rsidRPr="00EA636B">
        <w:t xml:space="preserve"> represented as </w:t>
      </w:r>
      <w:r w:rsidR="008727A0" w:rsidRPr="00EA636B">
        <w:t>23</w:t>
      </w:r>
      <w:r w:rsidR="008E7FF8" w:rsidRPr="00EA636B">
        <w:t>-dimensional vectors.</w:t>
      </w:r>
      <w:r>
        <w:rPr>
          <w:color w:val="FF0000"/>
        </w:rPr>
        <w:t xml:space="preserve"> </w:t>
      </w:r>
    </w:p>
    <w:p w14:paraId="6079B78F" w14:textId="77777777" w:rsidR="00B8331F" w:rsidRPr="00B8331F" w:rsidRDefault="00B8331F" w:rsidP="00B8331F"/>
    <w:p w14:paraId="6103FD42" w14:textId="0D694D4E" w:rsidR="004B049E" w:rsidRPr="008B424C" w:rsidRDefault="006F6686" w:rsidP="008B424C">
      <w:pPr>
        <w:pStyle w:val="3"/>
        <w:rPr>
          <w:rFonts w:hint="eastAsia"/>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35EE470" w14:textId="7596E26E" w:rsidR="008B424C" w:rsidRDefault="008B424C" w:rsidP="008B424C">
      <w:r>
        <w:t xml:space="preserve">Our work aims to devise a method that supports the joint visualization of medicine formulas and the attributes of corresponding medicines. The visual design should support the comparison of formulas </w:t>
      </w:r>
      <w:r>
        <w:t>and</w:t>
      </w:r>
      <w:r>
        <w:t xml:space="preserve">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4A6E770D" w14:textId="77777777" w:rsidR="008B424C" w:rsidRDefault="008B424C" w:rsidP="008B424C"/>
    <w:p w14:paraId="0ADA09D0" w14:textId="77777777" w:rsidR="008B424C" w:rsidRDefault="008B424C" w:rsidP="008B424C">
      <w:r>
        <w:t>R1: clear visualization of medicine formulas.</w:t>
      </w:r>
    </w:p>
    <w:p w14:paraId="69B72D1A" w14:textId="77777777" w:rsidR="008B424C" w:rsidRDefault="008B424C" w:rsidP="008B424C">
      <w:r>
        <w:t>R2: comparing different medicine formulas with ease.</w:t>
      </w:r>
    </w:p>
    <w:p w14:paraId="334A35A8" w14:textId="77777777" w:rsidR="008B424C" w:rsidRDefault="008B424C" w:rsidP="008B424C">
      <w:r>
        <w:t>R3: chief medicines should be highlighted.</w:t>
      </w:r>
    </w:p>
    <w:p w14:paraId="40F9477F" w14:textId="77777777" w:rsidR="008B424C" w:rsidRDefault="008B424C" w:rsidP="008B424C">
      <w:r>
        <w:t>R4: associating medicine formulas and attributes of the corresponding medicines.</w:t>
      </w:r>
    </w:p>
    <w:p w14:paraId="3638A855" w14:textId="77777777" w:rsidR="008B424C" w:rsidRDefault="008B424C" w:rsidP="008B424C">
      <w:r>
        <w:t>R5: visual elements should be effectively perceived.</w:t>
      </w:r>
    </w:p>
    <w:p w14:paraId="369E8C83" w14:textId="77777777" w:rsidR="008B424C" w:rsidRDefault="008B424C" w:rsidP="008B424C">
      <w:r>
        <w:t>R6: interactions should be easy.</w:t>
      </w:r>
    </w:p>
    <w:p w14:paraId="7B8149F0" w14:textId="77777777" w:rsidR="008B424C" w:rsidRDefault="008B424C" w:rsidP="008B424C">
      <w:r>
        <w:t>R7: visual designs should reflect general concepts of TCM.</w:t>
      </w:r>
    </w:p>
    <w:p w14:paraId="29FE7FEA" w14:textId="77777777" w:rsidR="008B424C" w:rsidRDefault="008B424C" w:rsidP="008B424C"/>
    <w:p w14:paraId="237DF413" w14:textId="652045CC" w:rsidR="008B424C" w:rsidRDefault="008B424C" w:rsidP="008B424C">
      <w:r>
        <w:t>Our method is the result of an iterative development process with quick prototypes. Prototypes were realized based on the requirements and proposed to the TCM expert (</w:t>
      </w:r>
      <w:r w:rsidR="00EB1250">
        <w:t xml:space="preserve">SP, who is </w:t>
      </w:r>
      <w:r>
        <w:t>one of the authors) and improvements were made given the feedback of the TCM expert.</w:t>
      </w:r>
    </w:p>
    <w:p w14:paraId="32093BFE" w14:textId="77777777" w:rsidR="008B424C" w:rsidRDefault="008B424C" w:rsidP="008B424C"/>
    <w:p w14:paraId="287E4325" w14:textId="3618AED4" w:rsidR="00065FDF" w:rsidRPr="008B424C" w:rsidRDefault="008B424C" w:rsidP="008B424C">
      <w:pPr>
        <w:rPr>
          <w:rFonts w:eastAsia="宋体"/>
          <w:lang w:eastAsia="zh-CN"/>
        </w:rPr>
      </w:pPr>
      <w:r>
        <w:t xml:space="preserve">The workflow of our method is shown in Figure 1: the medicine formulas information and the multidimensional medicine attribute data are prepared as the input; medicine attribute data are projected to the low dimensional space (2D) and pair-wise distances are calculated; medicine formulas data is arranged by our similarity-based layout algorithm and visualized as an icicle plot; </w:t>
      </w:r>
      <w:r w:rsidR="00B97406">
        <w:t xml:space="preserve">shared medicines </w:t>
      </w:r>
      <w:r w:rsidR="00B97406">
        <w:lastRenderedPageBreak/>
        <w:t xml:space="preserve">of each pair of formulas are calculated and visualized as a matrix; and </w:t>
      </w:r>
      <w:r>
        <w:t>next, colors are designed for medicines using our perceptual-guided data-driven color encoding method.</w:t>
      </w:r>
    </w:p>
    <w:p w14:paraId="0EE2B970" w14:textId="77777777" w:rsidR="00065FDF" w:rsidRPr="00B97406" w:rsidRDefault="007C3805">
      <w:pPr>
        <w:jc w:val="center"/>
        <w:rPr>
          <w:rFonts w:eastAsia="宋体"/>
          <w:color w:val="FF0000"/>
          <w:lang w:eastAsia="zh-CN"/>
        </w:rPr>
      </w:pPr>
      <w:r w:rsidRPr="00B97406">
        <w:rPr>
          <w:rFonts w:eastAsia="宋体"/>
          <w:noProof/>
          <w:color w:val="FF0000"/>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61665" cy="1478443"/>
                    </a:xfrm>
                    <a:prstGeom prst="rect">
                      <a:avLst/>
                    </a:prstGeom>
                  </pic:spPr>
                </pic:pic>
              </a:graphicData>
            </a:graphic>
          </wp:inline>
        </w:drawing>
      </w:r>
    </w:p>
    <w:p w14:paraId="2AF0ACBE" w14:textId="58D4B082" w:rsidR="00065FDF" w:rsidRPr="00B97406" w:rsidRDefault="007C3805">
      <w:pPr>
        <w:jc w:val="center"/>
        <w:rPr>
          <w:rFonts w:eastAsia="宋体"/>
          <w:color w:val="FF0000"/>
          <w:lang w:eastAsia="zh-CN"/>
        </w:rPr>
      </w:pPr>
      <w:r w:rsidRPr="00B97406">
        <w:rPr>
          <w:color w:val="FF0000"/>
        </w:rPr>
        <w:t>Fig.</w:t>
      </w:r>
      <w:r w:rsidRPr="00B97406">
        <w:rPr>
          <w:color w:val="FF0000"/>
          <w:spacing w:val="-6"/>
        </w:rPr>
        <w:t xml:space="preserve"> </w:t>
      </w:r>
      <w:r w:rsidR="007E7887" w:rsidRPr="00B97406">
        <w:rPr>
          <w:color w:val="FF0000"/>
        </w:rPr>
        <w:t>1</w:t>
      </w:r>
      <w:r w:rsidRPr="00B97406">
        <w:rPr>
          <w:color w:val="FF0000"/>
        </w:rPr>
        <w:t>:</w:t>
      </w:r>
      <w:r w:rsidRPr="00B97406">
        <w:rPr>
          <w:color w:val="FF0000"/>
          <w:spacing w:val="5"/>
        </w:rPr>
        <w:t xml:space="preserve"> </w:t>
      </w:r>
      <w:r w:rsidRPr="00B97406">
        <w:rPr>
          <w:color w:val="FF0000"/>
        </w:rPr>
        <w:t>The</w:t>
      </w:r>
      <w:r w:rsidRPr="00B97406">
        <w:rPr>
          <w:color w:val="FF0000"/>
          <w:spacing w:val="-5"/>
        </w:rPr>
        <w:t xml:space="preserve"> </w:t>
      </w:r>
      <w:r w:rsidRPr="00B97406">
        <w:rPr>
          <w:color w:val="FF0000"/>
        </w:rPr>
        <w:t>workflow</w:t>
      </w:r>
      <w:r w:rsidRPr="00B97406">
        <w:rPr>
          <w:color w:val="FF0000"/>
          <w:spacing w:val="-5"/>
        </w:rPr>
        <w:t xml:space="preserve"> </w:t>
      </w:r>
      <w:r w:rsidRPr="00B97406">
        <w:rPr>
          <w:color w:val="FF0000"/>
        </w:rPr>
        <w:t>of</w:t>
      </w:r>
      <w:r w:rsidRPr="00B97406">
        <w:rPr>
          <w:color w:val="FF0000"/>
          <w:spacing w:val="-5"/>
        </w:rPr>
        <w:t xml:space="preserve"> </w:t>
      </w:r>
      <w:r w:rsidRPr="00B97406">
        <w:rPr>
          <w:color w:val="FF0000"/>
        </w:rPr>
        <w:t>our</w:t>
      </w:r>
      <w:r w:rsidRPr="00B97406">
        <w:rPr>
          <w:color w:val="FF0000"/>
          <w:spacing w:val="-5"/>
        </w:rPr>
        <w:t xml:space="preserve"> </w:t>
      </w:r>
      <w:r w:rsidRPr="00B97406">
        <w:rPr>
          <w:color w:val="FF0000"/>
        </w:rPr>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8.7pt" o:ole="">
            <v:imagedata r:id="rId9" o:title=""/>
          </v:shape>
          <o:OLEObject Type="Embed" ProgID="Equation.DSMT4" ShapeID="_x0000_i1025" DrawAspect="Content" ObjectID="_1719783627"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4B737D21" w:rsidR="00065FDF" w:rsidRDefault="007C3805">
      <w:pPr>
        <w:pStyle w:val="MTDisplayEquation"/>
      </w:pPr>
      <w:r>
        <w:tab/>
      </w:r>
      <w:r>
        <w:rPr>
          <w:position w:val="-12"/>
        </w:rPr>
        <w:object w:dxaOrig="2743" w:dyaOrig="383" w14:anchorId="7F00FB83">
          <v:shape id="_x0000_i1026" type="#_x0000_t75" style="width:137.6pt;height:18.7pt" o:ole="">
            <v:imagedata r:id="rId11" o:title=""/>
          </v:shape>
          <o:OLEObject Type="Embed" ProgID="Equation.DSMT4" ShapeID="_x0000_i1026" DrawAspect="Content" ObjectID="_1719783628" r:id="rId12"/>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5700CE9A" w:rsidR="00065FDF" w:rsidRPr="00D52BA9" w:rsidRDefault="007C3805">
      <w:pPr>
        <w:rPr>
          <w:color w:val="FF0000"/>
        </w:rPr>
      </w:pPr>
      <w:r>
        <w:t>UMAP</w:t>
      </w:r>
      <w:r w:rsidR="00AE69E4">
        <w:t xml:space="preserve"> </w:t>
      </w:r>
      <w:r>
        <w:rPr>
          <w:rFonts w:ascii="Cambria" w:hAnsi="Cambria"/>
        </w:rPr>
        <w:t>[</w:t>
      </w:r>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rsidR="00AE69E4">
        <w:rPr>
          <w:rFonts w:ascii="Cambria" w:hAnsi="Cambria"/>
        </w:rPr>
        <w:t xml:space="preserve"> </w:t>
      </w:r>
      <w:r>
        <w:t xml:space="preserve">is used for its structure preservation ability and computational efficiency. </w:t>
      </w:r>
    </w:p>
    <w:p w14:paraId="3FED0622" w14:textId="77777777" w:rsidR="00D52BA9" w:rsidRDefault="00D52BA9"/>
    <w:p w14:paraId="18448B97" w14:textId="692BA483"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medicine</w:t>
      </w:r>
      <w:r w:rsidR="00AE69E4">
        <w:t>s</w:t>
      </w:r>
      <w:r>
        <w:t xml:space="preserv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6" w:name="_bookmark6"/>
      <w:bookmarkEnd w:id="6"/>
      <w:r>
        <w:t>ectively:</w:t>
      </w:r>
    </w:p>
    <w:p w14:paraId="18ABD582" w14:textId="4A532CF3" w:rsidR="00065FDF" w:rsidRDefault="007C3805">
      <w:pPr>
        <w:pStyle w:val="MTDisplayEquation"/>
      </w:pPr>
      <w:r>
        <w:tab/>
      </w:r>
      <w:r>
        <w:rPr>
          <w:position w:val="-14"/>
        </w:rPr>
        <w:object w:dxaOrig="1959" w:dyaOrig="401" w14:anchorId="4FFC9AFB">
          <v:shape id="_x0000_i1027" type="#_x0000_t75" style="width:98.45pt;height:20.05pt" o:ole="">
            <v:imagedata r:id="rId13" o:title=""/>
          </v:shape>
          <o:OLEObject Type="Embed" ProgID="Equation.DSMT4" ShapeID="_x0000_i1027" DrawAspect="Content" ObjectID="_1719783629" r:id="rId14"/>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3791A3A" w:rsidR="007316C7" w:rsidRDefault="0025230D" w:rsidP="00C1239A">
      <w:r>
        <w:t>The</w:t>
      </w:r>
      <w:r w:rsidR="007C3805">
        <w:t xml:space="preserve"> distance between </w:t>
      </w:r>
      <w:r w:rsidR="007C3805">
        <w:rPr>
          <w:b/>
          <w:bCs/>
        </w:rPr>
        <w:t>P</w:t>
      </w:r>
      <w:r w:rsidR="007C3805">
        <w:rPr>
          <w:b/>
          <w:bCs/>
          <w:vertAlign w:val="subscript"/>
        </w:rPr>
        <w:t>u</w:t>
      </w:r>
      <w:r w:rsidR="007C3805">
        <w:t xml:space="preserve"> and </w:t>
      </w:r>
      <w:proofErr w:type="spellStart"/>
      <w:r w:rsidR="007C3805">
        <w:rPr>
          <w:b/>
          <w:bCs/>
        </w:rPr>
        <w:t>P</w:t>
      </w:r>
      <w:r w:rsidR="007C3805">
        <w:rPr>
          <w:b/>
          <w:bCs/>
          <w:vertAlign w:val="subscript"/>
        </w:rPr>
        <w:t>v</w:t>
      </w:r>
      <w:proofErr w:type="spellEnd"/>
      <w:r w:rsidR="007C3805">
        <w:t xml:space="preserve"> in the original M-dimensional space is also considered. </w:t>
      </w:r>
      <w:r>
        <w:t>However</w:t>
      </w:r>
      <w:r w:rsidR="007C3805">
        <w:t xml:space="preserve">, </w:t>
      </w:r>
      <w:r>
        <w:t xml:space="preserve">our experiment shows that </w:t>
      </w:r>
      <w:r w:rsidR="007C3805">
        <w:t>discriminating medicine</w:t>
      </w:r>
      <w:r w:rsidR="00982654">
        <w:t>s</w:t>
      </w:r>
      <w:r w:rsidR="007C3805">
        <w:t xml:space="preserve"> based on the distance </w:t>
      </w:r>
      <w:r>
        <w:t xml:space="preserve">with </w:t>
      </w:r>
      <w:r w:rsidR="007C3805">
        <w:rPr>
          <w:b/>
          <w:bCs/>
        </w:rPr>
        <w:t>P</w:t>
      </w:r>
      <w:r w:rsidR="007C3805">
        <w:t xml:space="preserve"> is more difficult than</w:t>
      </w:r>
      <w:r>
        <w:t xml:space="preserve"> with</w:t>
      </w:r>
      <w:r w:rsidR="007C3805">
        <w:t xml:space="preserve"> the projected vectors </w:t>
      </w:r>
      <w:r w:rsidR="007C3805">
        <w:rPr>
          <w:b/>
          <w:bCs/>
        </w:rPr>
        <w:t>p</w:t>
      </w:r>
      <w:r>
        <w:t>, and</w:t>
      </w:r>
      <w:r w:rsidR="007C3805">
        <w:t xml:space="preserve"> makes the resulting visualization more difficult for comparison and comes with more visual clutter.</w:t>
      </w:r>
      <w:bookmarkStart w:id="7" w:name="Icicle_Plot_with_Similarity-Based_Tree_L"/>
      <w:bookmarkStart w:id="8" w:name="_bookmark7"/>
      <w:bookmarkEnd w:id="7"/>
      <w:bookmarkEnd w:id="8"/>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57D18162" w:rsidR="00105DBA" w:rsidRDefault="00105DBA" w:rsidP="00105DBA">
      <w:r>
        <w:t>Typically, a dozen formulas and even more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AB6F8AB" w14:textId="0E19834A" w:rsidR="00105DBA" w:rsidRDefault="00105DBA" w:rsidP="00105DBA">
      <w:pPr>
        <w:rPr>
          <w:rFonts w:eastAsia="宋体"/>
          <w:lang w:eastAsia="zh-CN"/>
        </w:rPr>
      </w:pPr>
      <w:r>
        <w:t xml:space="preserve">We performed an evaluation of popular sets visualization techniques for the design of a proper set visualization method </w:t>
      </w:r>
      <w:r w:rsidR="00555DBD">
        <w:t>with the TCM</w:t>
      </w:r>
      <w:r>
        <w:t xml:space="preserve"> expert</w:t>
      </w:r>
      <w:r w:rsidR="00555DBD">
        <w:t xml:space="preserve"> </w:t>
      </w:r>
      <w:r>
        <w:t>(SP).</w:t>
      </w:r>
      <w:r>
        <w:rPr>
          <w:rFonts w:hint="eastAsia"/>
        </w:rPr>
        <w:t xml:space="preserve"> </w:t>
      </w:r>
      <w:r w:rsidRPr="009D291D">
        <w:t xml:space="preserve">Figures of </w:t>
      </w:r>
      <w:r w:rsidR="00245E84" w:rsidRPr="009D291D">
        <w:t>a</w:t>
      </w:r>
      <w:r w:rsidRPr="009D291D">
        <w:t xml:space="preserve"> Euler </w:t>
      </w:r>
      <w:r w:rsidRPr="009D291D">
        <w:lastRenderedPageBreak/>
        <w:t xml:space="preserve">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宋体" w:hint="eastAsia"/>
          <w:lang w:eastAsia="zh-CN"/>
        </w:rPr>
        <w:t>T</w:t>
      </w:r>
      <w:r>
        <w:rPr>
          <w:rFonts w:eastAsia="宋体"/>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宋体"/>
          <w:lang w:eastAsia="zh-CN"/>
        </w:rPr>
        <w:t xml:space="preserve">For the node-link diagram, the expert found it easier to understand than the matrix, but the crossings of links make tracing difficult for </w:t>
      </w:r>
      <w:r w:rsidR="00245E84">
        <w:rPr>
          <w:rFonts w:eastAsia="宋体"/>
          <w:lang w:eastAsia="zh-CN"/>
        </w:rPr>
        <w:t xml:space="preserve">many </w:t>
      </w:r>
      <w:r>
        <w:rPr>
          <w:rFonts w:eastAsia="宋体"/>
          <w:lang w:eastAsia="zh-CN"/>
        </w:rPr>
        <w:t xml:space="preserve">sets. </w:t>
      </w:r>
      <w:bookmarkStart w:id="9" w:name="Icicle_Plot_of_Medicine_Formulas"/>
      <w:bookmarkEnd w:id="9"/>
      <w:r>
        <w:rPr>
          <w:rFonts w:eastAsia="宋体"/>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宋体" w:hint="eastAsia"/>
          <w:lang w:eastAsia="zh-CN"/>
        </w:rPr>
        <w:t>same</w:t>
      </w:r>
      <w:r>
        <w:rPr>
          <w:rFonts w:eastAsia="宋体"/>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宋体"/>
          <w:lang w:eastAsia="zh-CN"/>
        </w:rPr>
      </w:pPr>
    </w:p>
    <w:p w14:paraId="0937EA1F" w14:textId="095FA813" w:rsidR="00105DBA" w:rsidRDefault="00245E84" w:rsidP="00105DBA">
      <w:r>
        <w:rPr>
          <w:rFonts w:eastAsia="宋体"/>
          <w:lang w:eastAsia="zh-CN"/>
        </w:rPr>
        <w:t>Based on this informal evaluation, w</w:t>
      </w:r>
      <w:r w:rsidR="00105DBA">
        <w:rPr>
          <w:rFonts w:eastAsia="宋体"/>
          <w:lang w:eastAsia="zh-CN"/>
        </w:rPr>
        <w:t xml:space="preserve">e </w:t>
      </w:r>
      <w:r>
        <w:rPr>
          <w:rFonts w:eastAsia="宋体"/>
          <w:lang w:eastAsia="zh-CN"/>
        </w:rPr>
        <w:t>decided to devise</w:t>
      </w:r>
      <w:r w:rsidR="00105DBA">
        <w:rPr>
          <w:rFonts w:eastAsia="宋体"/>
          <w:lang w:eastAsia="zh-CN"/>
        </w:rPr>
        <w:t xml:space="preserve"> a sparse matrix-based method based on the evaluation to</w:t>
      </w:r>
      <w:r w:rsidR="00105DBA">
        <w:rPr>
          <w:rFonts w:eastAsia="宋体" w:hint="eastAsia"/>
          <w:lang w:eastAsia="zh-CN"/>
        </w:rPr>
        <w:t xml:space="preserve"> </w:t>
      </w:r>
      <w:r w:rsidR="00105DBA">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7A0BF8ED" w14:textId="4FBD5DEE" w:rsidR="00245E84" w:rsidRDefault="00D2383B">
      <w:r w:rsidRPr="00D2383B">
        <w:t xml:space="preserve">Our formula-medicine matrix (set-element matrix) treats formulas (sets) as columns and medicines (elements) as rows. With a sparse representation, the formula-medicine matrix can be shown as a collection of formula columns of their corresponding medicine rows. This representation is </w:t>
      </w:r>
      <w:proofErr w:type="gramStart"/>
      <w:r w:rsidRPr="00D2383B">
        <w:t>similar to</w:t>
      </w:r>
      <w:proofErr w:type="gramEnd"/>
      <w:r w:rsidRPr="00D2383B">
        <w:t xml:space="preserve"> an icicle plot for hierarchy visualization. It has the potential to support the comparison of similar medicine formulas If properly laid out. Furthermore, the icicle plot allows for encoding medicines in a hierarchy to separate chief medicines and other medicines.</w:t>
      </w:r>
    </w:p>
    <w:p w14:paraId="2EC94330" w14:textId="77777777" w:rsidR="00D2383B" w:rsidRPr="00175592" w:rsidRDefault="00D2383B">
      <w:pPr>
        <w:rPr>
          <w:color w:val="FF0000"/>
        </w:rPr>
      </w:pPr>
    </w:p>
    <w:p w14:paraId="21B4547F" w14:textId="3420EC51" w:rsidR="00065FDF" w:rsidRDefault="007C3805">
      <w:r>
        <w:t xml:space="preserve">Each record in the medicine formula data contains the name of the formula, names of medicines, and tags for </w:t>
      </w:r>
      <w:r w:rsidR="00C75158">
        <w:t>chief</w:t>
      </w:r>
      <w:r>
        <w:t xml:space="preserve">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lastRenderedPageBreak/>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2C1C75E5" w:rsidR="00065FDF" w:rsidRDefault="007C3805">
      <w:pPr>
        <w:rPr>
          <w:rFonts w:eastAsia="宋体"/>
          <w:lang w:eastAsia="zh-CN"/>
        </w:rPr>
      </w:pPr>
      <w:r>
        <w:rPr>
          <w:rFonts w:eastAsia="宋体"/>
          <w:lang w:eastAsia="zh-CN"/>
        </w:rPr>
        <w:t xml:space="preserve">Fig. </w:t>
      </w:r>
      <w:r w:rsidR="00D52BA9">
        <w:rPr>
          <w:rFonts w:eastAsia="宋体"/>
          <w:lang w:eastAsia="zh-CN"/>
        </w:rPr>
        <w:t>2</w:t>
      </w:r>
      <w:r>
        <w:rPr>
          <w:rFonts w:eastAsia="宋体"/>
          <w:lang w:eastAsia="zh-CN"/>
        </w:rPr>
        <w:t>:</w:t>
      </w:r>
      <w:r w:rsidR="00D52BA9">
        <w:rPr>
          <w:rFonts w:eastAsia="宋体"/>
          <w:lang w:eastAsia="zh-CN"/>
        </w:rPr>
        <w:t xml:space="preserve"> </w:t>
      </w:r>
      <w:r>
        <w:rPr>
          <w:rFonts w:eastAsia="宋体"/>
          <w:lang w:eastAsia="zh-CN"/>
        </w:rPr>
        <w:t>Icicle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630C3EE6" w:rsidR="00065FDF" w:rsidRDefault="007C3805">
      <w:pPr>
        <w:rPr>
          <w:lang w:eastAsia="zh-CN"/>
        </w:rPr>
      </w:pPr>
      <w:r>
        <w:rPr>
          <w:lang w:eastAsia="zh-CN"/>
        </w:rPr>
        <w:t xml:space="preserve">Fig. </w:t>
      </w:r>
      <w:r w:rsidR="00D52BA9">
        <w:rPr>
          <w:lang w:eastAsia="zh-CN"/>
        </w:rPr>
        <w:t>3</w:t>
      </w:r>
      <w:r>
        <w:rPr>
          <w:lang w:eastAsia="zh-CN"/>
        </w:rPr>
        <w:t xml:space="preserve">: The design of the icicle plot of medicine formulas. Each column of the icicle plot contains a medicine formula, which comprises </w:t>
      </w:r>
      <w:r w:rsidR="00C75158">
        <w:rPr>
          <w:lang w:eastAsia="zh-CN"/>
        </w:rPr>
        <w:t>chief</w:t>
      </w:r>
      <w:r>
        <w:rPr>
          <w:lang w:eastAsia="zh-CN"/>
        </w:rPr>
        <w:t xml:space="preserve"> medicines (texts in blue) and other medicines (texts in black). The name of a formula is placed under </w:t>
      </w:r>
      <w:r w:rsidR="005871A9">
        <w:rPr>
          <w:lang w:eastAsia="zh-CN"/>
        </w:rPr>
        <w:t>its</w:t>
      </w:r>
      <w:r>
        <w:rPr>
          <w:lang w:eastAsia="zh-CN"/>
        </w:rPr>
        <w:t xml:space="preserve"> column.</w:t>
      </w:r>
    </w:p>
    <w:p w14:paraId="76908A4F" w14:textId="77777777" w:rsidR="007A50FD" w:rsidRPr="007A50FD" w:rsidRDefault="007A50FD">
      <w:pPr>
        <w:rPr>
          <w:rFonts w:eastAsia="宋体"/>
          <w:lang w:eastAsia="zh-CN"/>
        </w:rPr>
      </w:pPr>
    </w:p>
    <w:p w14:paraId="3C2A831C" w14:textId="0B61CD4C" w:rsidR="00065FDF" w:rsidRPr="005871A9" w:rsidRDefault="007C3805">
      <w:pPr>
        <w:rPr>
          <w:rFonts w:eastAsia="宋体"/>
          <w:lang w:eastAsia="zh-CN"/>
        </w:rPr>
      </w:pPr>
      <w:r>
        <w:rPr>
          <w:lang w:eastAsia="zh-CN"/>
        </w:rPr>
        <w:t xml:space="preserve">In our design, </w:t>
      </w:r>
      <w:r w:rsidR="00C75158">
        <w:rPr>
          <w:lang w:eastAsia="zh-CN"/>
        </w:rPr>
        <w:t>chief</w:t>
      </w:r>
      <w:r>
        <w:rPr>
          <w:lang w:eastAsia="zh-CN"/>
        </w:rPr>
        <w:t xml:space="preserve"> medicines are highlighted and treated differently than other medicines to meet requirement R3. As shown in Figure </w:t>
      </w:r>
      <w:r w:rsidR="00D52BA9">
        <w:rPr>
          <w:lang w:eastAsia="zh-CN"/>
        </w:rPr>
        <w:t>3</w:t>
      </w:r>
      <w:r>
        <w:rPr>
          <w:lang w:eastAsia="zh-CN"/>
        </w:rPr>
        <w:t xml:space="preserve">, </w:t>
      </w:r>
      <w:r w:rsidR="00C75158">
        <w:rPr>
          <w:lang w:eastAsia="zh-CN"/>
        </w:rPr>
        <w:t>chief</w:t>
      </w:r>
      <w:r>
        <w:rPr>
          <w:lang w:eastAsia="zh-CN"/>
        </w:rPr>
        <w:t xml:space="preserve"> medicines are placed on the top levels of the hierarchy and colored blue. Formulas with common </w:t>
      </w:r>
      <w:r w:rsidR="00C75158">
        <w:rPr>
          <w:lang w:eastAsia="zh-CN"/>
        </w:rPr>
        <w:t>chief</w:t>
      </w:r>
      <w:r>
        <w:rPr>
          <w:rFonts w:hint="eastAsia"/>
          <w:lang w:eastAsia="zh-CN"/>
        </w:rPr>
        <w:t xml:space="preserve"> medicines are grouped together. Rows are padded so that the top of all none- </w:t>
      </w:r>
      <w:r w:rsidR="00C75158">
        <w:rPr>
          <w:rFonts w:hint="eastAsia"/>
          <w:lang w:eastAsia="zh-CN"/>
        </w:rPr>
        <w:t>chief</w:t>
      </w:r>
      <w:r>
        <w:rPr>
          <w:rFonts w:hint="eastAsia"/>
          <w:lang w:eastAsia="zh-CN"/>
        </w:rPr>
        <w:t xml:space="preserve">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r w:rsidR="005871A9">
        <w:rPr>
          <w:rFonts w:eastAsia="宋体" w:hint="eastAsia"/>
          <w:lang w:eastAsia="zh-CN"/>
        </w:rPr>
        <w:t xml:space="preserve"> </w:t>
      </w: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C047D30"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w:t>
      </w:r>
      <w:r w:rsidR="00AA115A">
        <w:rPr>
          <w:lang w:eastAsia="zh-CN"/>
        </w:rPr>
        <w:t>formula</w:t>
      </w:r>
      <w:r>
        <w:rPr>
          <w:lang w:eastAsia="zh-CN"/>
        </w:rPr>
        <w:t xml:space="preserve">s with the original appearance ordering of medicines 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lastRenderedPageBreak/>
        <w:t>Similarity-Based Layout Computation</w:t>
      </w:r>
    </w:p>
    <w:p w14:paraId="3EFCD889" w14:textId="3FF6D636" w:rsidR="00065FDF" w:rsidRDefault="007C3805">
      <w:pPr>
        <w:rPr>
          <w:lang w:eastAsia="zh-CN"/>
        </w:rPr>
      </w:pPr>
      <w:r>
        <w:rPr>
          <w:lang w:eastAsia="zh-CN"/>
        </w:rPr>
        <w:t>Our goal is to design a layout based on the similarity of the corresponding medicine</w:t>
      </w:r>
      <w:r w:rsidR="00123AB3">
        <w:rPr>
          <w:lang w:eastAsia="zh-CN"/>
        </w:rPr>
        <w:t>s</w:t>
      </w:r>
      <w:r>
        <w:rPr>
          <w:lang w:eastAsia="zh-CN"/>
        </w:rPr>
        <w:t xml:space="preserve"> so that those </w:t>
      </w:r>
      <w:r w:rsidR="005871A9">
        <w:rPr>
          <w:lang w:eastAsia="zh-CN"/>
        </w:rPr>
        <w:t>have</w:t>
      </w:r>
      <w:r>
        <w:rPr>
          <w:lang w:eastAsia="zh-CN"/>
        </w:rPr>
        <w:t xml:space="preserve"> similar attributes are grouped together to enable effective comparison and reduce visual clutter in the icicle plot. Our method is an efficient greedy algorithm with two steps: first, the arrangement of </w:t>
      </w:r>
      <w:r w:rsidR="00C75158">
        <w:rPr>
          <w:lang w:eastAsia="zh-CN"/>
        </w:rPr>
        <w:t>chief</w:t>
      </w:r>
      <w:r>
        <w:rPr>
          <w:lang w:eastAsia="zh-CN"/>
        </w:rPr>
        <w:t xml:space="preserve">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8pt;height:20.05pt" o:ole="">
            <v:imagedata r:id="rId18" o:title=""/>
          </v:shape>
          <o:OLEObject Type="Embed" ProgID="Equation.DSMT4" ShapeID="_x0000_i1028" DrawAspect="Content" ObjectID="_1719783630" r:id="rId19"/>
        </w:object>
      </w:r>
      <w:r>
        <w:rPr>
          <w:lang w:eastAsia="zh-CN"/>
        </w:rPr>
        <w:t xml:space="preserve"> for a set of medicines </w:t>
      </w:r>
      <w:r>
        <w:rPr>
          <w:position w:val="-14"/>
          <w:lang w:eastAsia="zh-CN"/>
        </w:rPr>
        <w:object w:dxaOrig="1495" w:dyaOrig="401" w14:anchorId="227B0985">
          <v:shape id="_x0000_i1029" type="#_x0000_t75" style="width:75.65pt;height:20.05pt" o:ole="">
            <v:imagedata r:id="rId20" o:title=""/>
          </v:shape>
          <o:OLEObject Type="Embed" ProgID="Equation.DSMT4" ShapeID="_x0000_i1029" DrawAspect="Content" ObjectID="_1719783631" r:id="rId21"/>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15pt;height:46.05pt" o:ole="">
            <v:imagedata r:id="rId22" o:title=""/>
          </v:shape>
          <o:OLEObject Type="Embed" ProgID="Equation.DSMT4" ShapeID="_x0000_i1030" DrawAspect="Content" ObjectID="_1719783632" r:id="rId23"/>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1pt;height:15.95pt" o:ole="">
            <v:imagedata r:id="rId24" o:title=""/>
          </v:shape>
          <o:OLEObject Type="Embed" ProgID="Equation.DSMT4" ShapeID="_x0000_i1031" DrawAspect="Content" ObjectID="_1719783633" r:id="rId25"/>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34AE6E9A" w:rsidR="00065FDF" w:rsidRDefault="007C3805">
      <w:pPr>
        <w:rPr>
          <w:rFonts w:eastAsia="宋体"/>
          <w:b/>
          <w:bCs/>
          <w:lang w:eastAsia="zh-CN"/>
        </w:rPr>
      </w:pPr>
      <w:r>
        <w:rPr>
          <w:rFonts w:eastAsia="宋体"/>
          <w:b/>
          <w:bCs/>
          <w:lang w:eastAsia="zh-CN"/>
        </w:rPr>
        <w:t xml:space="preserve">Arrangement of </w:t>
      </w:r>
      <w:r w:rsidR="00C75158">
        <w:rPr>
          <w:rFonts w:eastAsia="宋体"/>
          <w:b/>
          <w:bCs/>
          <w:lang w:eastAsia="zh-CN"/>
        </w:rPr>
        <w:t>Chief</w:t>
      </w:r>
      <w:r>
        <w:rPr>
          <w:rFonts w:eastAsia="宋体"/>
          <w:b/>
          <w:bCs/>
          <w:lang w:eastAsia="zh-CN"/>
        </w:rPr>
        <w:t xml:space="preserve"> Medicine</w:t>
      </w:r>
      <w:r w:rsidR="00A7535D">
        <w:rPr>
          <w:rFonts w:eastAsia="宋体"/>
          <w:b/>
          <w:bCs/>
          <w:lang w:eastAsia="zh-CN"/>
        </w:rPr>
        <w:t>s</w:t>
      </w:r>
    </w:p>
    <w:p w14:paraId="530866BE" w14:textId="10893C20" w:rsidR="00065FDF" w:rsidRDefault="007C3805">
      <w:pPr>
        <w:rPr>
          <w:rFonts w:eastAsia="宋体"/>
          <w:lang w:eastAsia="zh-CN"/>
        </w:rPr>
      </w:pPr>
      <w:r>
        <w:rPr>
          <w:rFonts w:eastAsia="宋体"/>
          <w:lang w:eastAsia="zh-CN"/>
        </w:rPr>
        <w:t xml:space="preserve">In this step, columns of the icicle plot are sorted based on the similarity of </w:t>
      </w:r>
      <w:r w:rsidR="00C75158">
        <w:rPr>
          <w:rFonts w:eastAsia="宋体"/>
          <w:lang w:eastAsia="zh-CN"/>
        </w:rPr>
        <w:t>chief</w:t>
      </w:r>
      <w:r>
        <w:rPr>
          <w:rFonts w:eastAsia="宋体"/>
          <w:lang w:eastAsia="zh-CN"/>
        </w:rPr>
        <w:t xml:space="preserve"> medicines.</w:t>
      </w:r>
      <w:r w:rsidR="00D434FD">
        <w:rPr>
          <w:rFonts w:eastAsia="宋体" w:hint="eastAsia"/>
          <w:lang w:eastAsia="zh-CN"/>
        </w:rPr>
        <w:t xml:space="preserve"> </w:t>
      </w:r>
      <w:r w:rsidR="00A7535D">
        <w:rPr>
          <w:rFonts w:eastAsia="宋体"/>
          <w:lang w:eastAsia="zh-CN"/>
        </w:rPr>
        <w:t>I</w:t>
      </w:r>
      <w:r>
        <w:rPr>
          <w:rFonts w:eastAsia="宋体"/>
          <w:lang w:eastAsia="zh-CN"/>
        </w:rPr>
        <w:t xml:space="preserve">f a medicine is the only </w:t>
      </w:r>
      <w:r w:rsidR="00C75158">
        <w:rPr>
          <w:rFonts w:eastAsia="宋体"/>
          <w:lang w:eastAsia="zh-CN"/>
        </w:rPr>
        <w:t>chief</w:t>
      </w:r>
      <w:r>
        <w:rPr>
          <w:rFonts w:eastAsia="宋体"/>
          <w:lang w:eastAsia="zh-CN"/>
        </w:rPr>
        <w:t xml:space="preserve"> medicine in a certain medicine formula, it is assigned as the top-level </w:t>
      </w:r>
      <w:r w:rsidR="00C75158">
        <w:rPr>
          <w:rFonts w:eastAsia="宋体"/>
          <w:lang w:eastAsia="zh-CN"/>
        </w:rPr>
        <w:t>chief</w:t>
      </w:r>
      <w:r>
        <w:rPr>
          <w:rFonts w:eastAsia="宋体"/>
          <w:lang w:eastAsia="zh-CN"/>
        </w:rPr>
        <w:t xml:space="preserve">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0" w:name="_Hlk108434274"/>
      <w:r>
        <w:rPr>
          <w:rFonts w:eastAsia="宋体"/>
          <w:i/>
          <w:iCs/>
          <w:lang w:eastAsia="zh-CN"/>
        </w:rPr>
        <w:t>H</w:t>
      </w:r>
      <w:r>
        <w:rPr>
          <w:rFonts w:eastAsia="宋体"/>
          <w:i/>
          <w:iCs/>
          <w:vertAlign w:val="subscript"/>
          <w:lang w:eastAsia="zh-CN"/>
        </w:rPr>
        <w:t>s</w:t>
      </w:r>
      <w:bookmarkEnd w:id="10"/>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xml:space="preserve">. The sorted top-level </w:t>
      </w:r>
      <w:r w:rsidR="00C75158">
        <w:rPr>
          <w:rFonts w:eastAsia="宋体"/>
          <w:lang w:eastAsia="zh-CN"/>
        </w:rPr>
        <w:t>chief</w:t>
      </w:r>
      <w:r>
        <w:rPr>
          <w:rFonts w:eastAsia="宋体"/>
          <w:lang w:eastAsia="zh-CN"/>
        </w:rPr>
        <w:t xml:space="preserve">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67A9D3C1" w:rsidR="00123AB3" w:rsidRDefault="007C3805">
      <w:pPr>
        <w:rPr>
          <w:rFonts w:eastAsia="宋体"/>
          <w:lang w:eastAsia="zh-CN"/>
        </w:rPr>
      </w:pPr>
      <w:r>
        <w:rPr>
          <w:rFonts w:eastAsia="宋体"/>
          <w:lang w:eastAsia="zh-CN"/>
        </w:rPr>
        <w:t xml:space="preserve">We now process formulas with more than one </w:t>
      </w:r>
      <w:r w:rsidR="00C75158">
        <w:rPr>
          <w:rFonts w:eastAsia="宋体"/>
          <w:lang w:eastAsia="zh-CN"/>
        </w:rPr>
        <w:t>chief</w:t>
      </w:r>
      <w:r>
        <w:rPr>
          <w:rFonts w:eastAsia="宋体"/>
          <w:lang w:eastAsia="zh-CN"/>
        </w:rPr>
        <w:t xml:space="preserve"> medicine. For a top-level </w:t>
      </w:r>
      <w:r w:rsidR="00C75158">
        <w:rPr>
          <w:rFonts w:eastAsia="宋体"/>
          <w:lang w:eastAsia="zh-CN"/>
        </w:rPr>
        <w:t>chief</w:t>
      </w:r>
      <w:r>
        <w:rPr>
          <w:rFonts w:eastAsia="宋体"/>
          <w:lang w:eastAsia="zh-CN"/>
        </w:rPr>
        <w:t xml:space="preserve">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pt" o:ole="">
            <v:imagedata r:id="rId26" o:title=""/>
          </v:shape>
          <o:OLEObject Type="Embed" ProgID="Equation.DSMT4" ShapeID="_x0000_i1032" DrawAspect="Content" ObjectID="_1719783634" r:id="rId27"/>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w:t>
      </w:r>
      <w:r w:rsidR="00C75158">
        <w:rPr>
          <w:rFonts w:eastAsia="宋体"/>
          <w:lang w:eastAsia="zh-CN"/>
        </w:rPr>
        <w:t>chief</w:t>
      </w:r>
      <w:r>
        <w:rPr>
          <w:rFonts w:eastAsia="宋体"/>
          <w:lang w:eastAsia="zh-CN"/>
        </w:rPr>
        <w:t xml:space="preserve">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pt" o:ole="">
            <v:imagedata r:id="rId26" o:title=""/>
          </v:shape>
          <o:OLEObject Type="Embed" ProgID="Equation.DSMT4" ShapeID="_x0000_i1033" DrawAspect="Content" ObjectID="_1719783635" r:id="rId28"/>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5.95pt;height:18.7pt" o:ole="">
            <v:imagedata r:id="rId29" o:title=""/>
          </v:shape>
          <o:OLEObject Type="Embed" ProgID="Equation.DSMT4" ShapeID="_x0000_i1034" DrawAspect="Content" ObjectID="_1719783636" r:id="rId30"/>
        </w:object>
      </w:r>
      <w:r>
        <w:rPr>
          <w:rFonts w:eastAsia="宋体"/>
          <w:lang w:eastAsia="zh-CN"/>
        </w:rPr>
        <w:t xml:space="preserve">. If its </w:t>
      </w:r>
      <w:r w:rsidR="00C75158">
        <w:rPr>
          <w:rFonts w:eastAsia="宋体"/>
          <w:lang w:eastAsia="zh-CN"/>
        </w:rPr>
        <w:t>chief</w:t>
      </w:r>
      <w:r>
        <w:rPr>
          <w:rFonts w:eastAsia="宋体"/>
          <w:lang w:eastAsia="zh-CN"/>
        </w:rPr>
        <w:t xml:space="preserve">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pt" o:ole="">
            <v:imagedata r:id="rId26" o:title=""/>
          </v:shape>
          <o:OLEObject Type="Embed" ProgID="Equation.DSMT4" ShapeID="_x0000_i1035" DrawAspect="Content" ObjectID="_1719783637" r:id="rId31"/>
        </w:object>
      </w:r>
      <w:r>
        <w:rPr>
          <w:rFonts w:eastAsia="宋体"/>
          <w:lang w:eastAsia="zh-CN"/>
        </w:rPr>
        <w:t xml:space="preserve">; if none of the </w:t>
      </w:r>
      <w:r w:rsidR="00C75158">
        <w:rPr>
          <w:rFonts w:eastAsia="宋体"/>
          <w:lang w:eastAsia="zh-CN"/>
        </w:rPr>
        <w:t>chief</w:t>
      </w:r>
      <w:r>
        <w:rPr>
          <w:rFonts w:eastAsia="宋体"/>
          <w:lang w:eastAsia="zh-CN"/>
        </w:rPr>
        <w:t xml:space="preserve">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w:t>
      </w:r>
      <w:r w:rsidR="00D52BA9">
        <w:rPr>
          <w:rFonts w:eastAsia="宋体"/>
          <w:lang w:eastAsia="zh-CN"/>
        </w:rPr>
        <w:t>2</w:t>
      </w:r>
      <w:r>
        <w:rPr>
          <w:rFonts w:eastAsia="宋体"/>
          <w:lang w:eastAsia="zh-CN"/>
        </w:rPr>
        <w:t xml:space="preserve">. </w:t>
      </w:r>
    </w:p>
    <w:p w14:paraId="385914AE" w14:textId="77777777" w:rsidR="00123AB3" w:rsidRDefault="00123AB3">
      <w:pPr>
        <w:rPr>
          <w:rFonts w:eastAsia="宋体"/>
          <w:lang w:eastAsia="zh-CN"/>
        </w:rPr>
      </w:pPr>
    </w:p>
    <w:p w14:paraId="12561FC0" w14:textId="3A27E29F" w:rsidR="006C0A20"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65pt;height:13.65pt" o:ole="">
            <v:imagedata r:id="rId32" o:title=""/>
          </v:shape>
          <o:OLEObject Type="Embed" ProgID="Equation.DSMT4" ShapeID="_x0000_i1036" DrawAspect="Content" ObjectID="_1719783638" r:id="rId33"/>
        </w:object>
      </w:r>
      <w:r>
        <w:rPr>
          <w:rFonts w:eastAsia="宋体"/>
          <w:lang w:eastAsia="zh-CN"/>
        </w:rPr>
        <w:t xml:space="preserve">, formulas with single </w:t>
      </w:r>
      <w:r w:rsidR="00C75158">
        <w:rPr>
          <w:rFonts w:eastAsia="宋体"/>
          <w:lang w:eastAsia="zh-CN"/>
        </w:rPr>
        <w:t>chief</w:t>
      </w:r>
      <w:r>
        <w:rPr>
          <w:rFonts w:eastAsia="宋体"/>
          <w:lang w:eastAsia="zh-CN"/>
        </w:rPr>
        <w:t xml:space="preserve"> medicine are sorted from left to right by the number of remaining medicines; formulas with multiple </w:t>
      </w:r>
      <w:r w:rsidR="00C75158">
        <w:rPr>
          <w:rFonts w:eastAsia="宋体"/>
          <w:lang w:eastAsia="zh-CN"/>
        </w:rPr>
        <w:t>chief</w:t>
      </w:r>
      <w:r>
        <w:rPr>
          <w:rFonts w:eastAsia="宋体"/>
          <w:lang w:eastAsia="zh-CN"/>
        </w:rPr>
        <w:t xml:space="preserve"> medicines are sorted by the number of </w:t>
      </w:r>
      <w:r w:rsidR="00C75158">
        <w:rPr>
          <w:rFonts w:eastAsia="宋体"/>
          <w:lang w:eastAsia="zh-CN"/>
        </w:rPr>
        <w:t>chief</w:t>
      </w:r>
      <w:r>
        <w:rPr>
          <w:rFonts w:eastAsia="宋体"/>
          <w:lang w:eastAsia="zh-CN"/>
        </w:rPr>
        <w:t xml:space="preserve"> medicines.</w:t>
      </w:r>
      <w:r w:rsidR="00551BFB">
        <w:rPr>
          <w:rFonts w:eastAsia="宋体"/>
          <w:lang w:eastAsia="zh-CN"/>
        </w:rPr>
        <w:t xml:space="preserve"> </w:t>
      </w:r>
      <w:proofErr w:type="spellStart"/>
      <w:r w:rsidR="00C75158">
        <w:rPr>
          <w:rFonts w:eastAsia="宋体"/>
          <w:lang w:eastAsia="zh-CN"/>
        </w:rPr>
        <w:t>Chief</w:t>
      </w:r>
      <w:r w:rsidR="00551BFB">
        <w:rPr>
          <w:rFonts w:eastAsia="宋体"/>
          <w:lang w:eastAsia="zh-CN"/>
        </w:rPr>
        <w:t xml:space="preserve"> </w:t>
      </w:r>
      <w:proofErr w:type="spellEnd"/>
      <w:r w:rsidR="00551BFB">
        <w:rPr>
          <w:rFonts w:eastAsia="宋体"/>
          <w:lang w:eastAsia="zh-CN"/>
        </w:rPr>
        <w:t xml:space="preserve">medicines that are not top-leveled are sorted according to the distance and laid out as subsequent children nodes (as rows). </w:t>
      </w:r>
      <w:r w:rsidR="00A37886" w:rsidRPr="00A37886">
        <w:rPr>
          <w:rFonts w:eastAsia="宋体"/>
          <w:lang w:eastAsia="zh-CN"/>
        </w:rPr>
        <w:t>Padding is made to ensure that all non-chief medicines start on the same row.</w:t>
      </w:r>
    </w:p>
    <w:p w14:paraId="272DC9DA" w14:textId="77777777" w:rsidR="00A37886" w:rsidRDefault="00A37886">
      <w:pPr>
        <w:rPr>
          <w:rFonts w:eastAsia="宋体" w:hint="eastAsia"/>
          <w:lang w:eastAsia="zh-CN"/>
        </w:rPr>
      </w:pPr>
    </w:p>
    <w:p w14:paraId="2A954B7C" w14:textId="3C0C6C6B" w:rsidR="00551BFB" w:rsidRDefault="007C3805" w:rsidP="00551BFB">
      <w:pPr>
        <w:rPr>
          <w:rFonts w:eastAsia="宋体"/>
          <w:lang w:eastAsia="zh-CN"/>
        </w:rPr>
      </w:pPr>
      <w:r>
        <w:rPr>
          <w:rFonts w:eastAsia="宋体"/>
          <w:lang w:eastAsia="zh-CN"/>
        </w:rPr>
        <w:t xml:space="preserve">For example, Figure </w:t>
      </w:r>
      <w:r w:rsidR="00D52BA9">
        <w:rPr>
          <w:rFonts w:eastAsia="宋体"/>
          <w:lang w:eastAsia="zh-CN"/>
        </w:rPr>
        <w:t>3</w:t>
      </w:r>
      <w:r>
        <w:rPr>
          <w:rFonts w:eastAsia="宋体"/>
          <w:lang w:eastAsia="zh-CN"/>
        </w:rPr>
        <w:t xml:space="preserve"> visualizes set </w:t>
      </w:r>
      <w:r>
        <w:rPr>
          <w:rFonts w:eastAsia="宋体"/>
          <w:position w:val="-12"/>
          <w:lang w:eastAsia="zh-CN"/>
        </w:rPr>
        <w:object w:dxaOrig="283" w:dyaOrig="365" w14:anchorId="0861ACCF">
          <v:shape id="_x0000_i1037" type="#_x0000_t75" style="width:14.15pt;height:18.7pt" o:ole="">
            <v:imagedata r:id="rId34" o:title=""/>
          </v:shape>
          <o:OLEObject Type="Embed" ProgID="Equation.DSMT4" ShapeID="_x0000_i1037" DrawAspect="Content" ObjectID="_1719783639" r:id="rId35"/>
        </w:object>
      </w:r>
      <w:r>
        <w:rPr>
          <w:rFonts w:eastAsia="宋体"/>
          <w:lang w:eastAsia="zh-CN"/>
        </w:rPr>
        <w:t xml:space="preserve"> of Figure </w:t>
      </w:r>
      <w:r w:rsidR="00D52BA9">
        <w:rPr>
          <w:rFonts w:eastAsia="宋体"/>
          <w:lang w:eastAsia="zh-CN"/>
        </w:rPr>
        <w:t>2</w:t>
      </w:r>
      <w:r>
        <w:rPr>
          <w:rFonts w:eastAsia="宋体"/>
          <w:lang w:eastAsia="zh-CN"/>
        </w:rPr>
        <w:t xml:space="preserve">, </w:t>
      </w:r>
      <w:r w:rsidR="00551BFB">
        <w:rPr>
          <w:rFonts w:eastAsia="宋体"/>
          <w:lang w:eastAsia="zh-CN"/>
        </w:rPr>
        <w:t>with Ginseng (</w:t>
      </w:r>
      <w:r w:rsidR="00551BFB">
        <w:rPr>
          <w:rFonts w:eastAsia="宋体" w:hint="eastAsia"/>
          <w:lang w:eastAsia="zh-CN"/>
        </w:rPr>
        <w:t>人参</w:t>
      </w:r>
      <w:r w:rsidR="00551BFB">
        <w:rPr>
          <w:rFonts w:eastAsia="宋体"/>
          <w:lang w:eastAsia="zh-CN"/>
        </w:rPr>
        <w:t xml:space="preserve">) as the top-level </w:t>
      </w:r>
      <w:r w:rsidR="00C75158">
        <w:rPr>
          <w:rFonts w:eastAsia="宋体"/>
          <w:lang w:eastAsia="zh-CN"/>
        </w:rPr>
        <w:t>chief</w:t>
      </w:r>
      <w:r w:rsidR="00551BFB">
        <w:rPr>
          <w:rFonts w:eastAsia="宋体"/>
          <w:lang w:eastAsia="zh-CN"/>
        </w:rPr>
        <w:t xml:space="preserve"> medicine, and </w:t>
      </w:r>
      <w:proofErr w:type="spellStart"/>
      <w:r w:rsidR="00551BFB">
        <w:rPr>
          <w:rFonts w:eastAsia="宋体"/>
          <w:lang w:eastAsia="zh-CN"/>
        </w:rPr>
        <w:t>Bazhentang</w:t>
      </w:r>
      <w:proofErr w:type="spellEnd"/>
      <w:r w:rsidR="00551BFB">
        <w:rPr>
          <w:rFonts w:eastAsia="宋体"/>
          <w:lang w:eastAsia="zh-CN"/>
        </w:rPr>
        <w:t xml:space="preserve"> (</w:t>
      </w:r>
      <w:r w:rsidR="00551BFB">
        <w:rPr>
          <w:rFonts w:eastAsia="宋体" w:hint="eastAsia"/>
          <w:lang w:eastAsia="zh-CN"/>
        </w:rPr>
        <w:t>八珍汤</w:t>
      </w:r>
      <w:r w:rsidR="00551BFB">
        <w:rPr>
          <w:rFonts w:eastAsia="宋体"/>
          <w:lang w:eastAsia="zh-CN"/>
        </w:rPr>
        <w:t xml:space="preserve">) and </w:t>
      </w:r>
      <w:proofErr w:type="spellStart"/>
      <w:r w:rsidR="00551BFB">
        <w:rPr>
          <w:rFonts w:eastAsia="宋体"/>
          <w:lang w:eastAsia="zh-CN"/>
        </w:rPr>
        <w:t>Shenlingbaizhusan</w:t>
      </w:r>
      <w:proofErr w:type="spellEnd"/>
      <w:r w:rsidR="00551BFB">
        <w:rPr>
          <w:rFonts w:eastAsia="宋体"/>
          <w:lang w:eastAsia="zh-CN"/>
        </w:rPr>
        <w:t xml:space="preserve"> (</w:t>
      </w:r>
      <w:r w:rsidR="00551BFB">
        <w:rPr>
          <w:rFonts w:eastAsia="宋体" w:hint="eastAsia"/>
          <w:lang w:eastAsia="zh-CN"/>
        </w:rPr>
        <w:t>参</w:t>
      </w:r>
      <w:proofErr w:type="gramStart"/>
      <w:r w:rsidR="00551BFB">
        <w:rPr>
          <w:rFonts w:eastAsia="宋体" w:hint="eastAsia"/>
          <w:lang w:eastAsia="zh-CN"/>
        </w:rPr>
        <w:t>苓</w:t>
      </w:r>
      <w:proofErr w:type="gramEnd"/>
      <w:r w:rsidR="00551BFB">
        <w:rPr>
          <w:rFonts w:eastAsia="宋体" w:hint="eastAsia"/>
          <w:lang w:eastAsia="zh-CN"/>
        </w:rPr>
        <w:t>白术散</w:t>
      </w:r>
      <w:r w:rsidR="00551BFB">
        <w:rPr>
          <w:rFonts w:eastAsia="宋体"/>
          <w:lang w:eastAsia="zh-CN"/>
        </w:rPr>
        <w:t xml:space="preserve">) have more than one </w:t>
      </w:r>
      <w:r w:rsidR="00C75158">
        <w:rPr>
          <w:rFonts w:eastAsia="宋体"/>
          <w:lang w:eastAsia="zh-CN"/>
        </w:rPr>
        <w:t>chief</w:t>
      </w:r>
      <w:r w:rsidR="00551BFB">
        <w:rPr>
          <w:rFonts w:eastAsia="宋体"/>
          <w:lang w:eastAsia="zh-CN"/>
        </w:rPr>
        <w:t xml:space="preserve"> medicines (columns 2 and 3, respectively). Therefore, the </w:t>
      </w:r>
      <w:r w:rsidR="00C75158">
        <w:rPr>
          <w:rFonts w:eastAsia="宋体"/>
          <w:lang w:eastAsia="zh-CN"/>
        </w:rPr>
        <w:t>chief</w:t>
      </w:r>
      <w:r w:rsidR="00551BFB">
        <w:rPr>
          <w:rFonts w:eastAsia="宋体"/>
          <w:lang w:eastAsia="zh-CN"/>
        </w:rPr>
        <w:t xml:space="preserve"> medicine rows are padded to three rows as </w:t>
      </w:r>
      <w:proofErr w:type="spellStart"/>
      <w:r w:rsidR="00551BFB">
        <w:rPr>
          <w:rFonts w:eastAsia="宋体"/>
          <w:lang w:eastAsia="zh-CN"/>
        </w:rPr>
        <w:t>Shenlingbaizhusan</w:t>
      </w:r>
      <w:proofErr w:type="spellEnd"/>
      <w:r w:rsidR="00551BFB">
        <w:rPr>
          <w:rFonts w:eastAsia="宋体"/>
          <w:lang w:eastAsia="zh-CN"/>
        </w:rPr>
        <w:t xml:space="preserve"> has the maximum of three </w:t>
      </w:r>
      <w:r w:rsidR="00C75158">
        <w:rPr>
          <w:rFonts w:eastAsia="宋体"/>
          <w:lang w:eastAsia="zh-CN"/>
        </w:rPr>
        <w:t>chief</w:t>
      </w:r>
      <w:r w:rsidR="00551BFB">
        <w:rPr>
          <w:rFonts w:eastAsia="宋体"/>
          <w:lang w:eastAsia="zh-CN"/>
        </w:rPr>
        <w:t xml:space="preserve"> medicines.</w:t>
      </w:r>
    </w:p>
    <w:p w14:paraId="3D69E58F" w14:textId="6F7D077D" w:rsidR="006C0A20" w:rsidRDefault="006C0A20">
      <w:pPr>
        <w:rPr>
          <w:rFonts w:eastAsia="宋体"/>
          <w:lang w:eastAsia="zh-CN"/>
        </w:rPr>
      </w:pPr>
    </w:p>
    <w:p w14:paraId="7C358051" w14:textId="22D5CC1C" w:rsidR="00065FDF" w:rsidRDefault="007C3805">
      <w:pPr>
        <w:rPr>
          <w:rFonts w:eastAsia="宋体"/>
          <w:b/>
          <w:bCs/>
          <w:lang w:eastAsia="zh-CN"/>
        </w:rPr>
      </w:pPr>
      <w:r>
        <w:rPr>
          <w:rFonts w:eastAsia="宋体"/>
          <w:b/>
          <w:bCs/>
          <w:lang w:eastAsia="zh-CN"/>
        </w:rPr>
        <w:t>Arrangement of Remaining Medicines</w:t>
      </w:r>
    </w:p>
    <w:p w14:paraId="2B88A9D9" w14:textId="7AC2D499" w:rsidR="00065FDF" w:rsidRDefault="00123AB3" w:rsidP="005D2B7E">
      <w:pPr>
        <w:rPr>
          <w:rFonts w:eastAsia="宋体"/>
          <w:lang w:eastAsia="zh-CN"/>
        </w:rPr>
      </w:pPr>
      <w:r>
        <w:rPr>
          <w:rFonts w:eastAsia="宋体"/>
          <w:lang w:eastAsia="zh-CN"/>
        </w:rPr>
        <w:lastRenderedPageBreak/>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15pt;height:18.7pt" o:ole="">
            <v:imagedata r:id="rId26" o:title=""/>
          </v:shape>
          <o:OLEObject Type="Embed" ProgID="Equation.DSMT4" ShapeID="_x0000_i1038" DrawAspect="Content" ObjectID="_1719783640" r:id="rId36"/>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7.95pt;height:21.4pt" o:ole="">
            <v:imagedata r:id="rId37" o:title=""/>
          </v:shape>
          <o:OLEObject Type="Embed" ProgID="Equation.DSMT4" ShapeID="_x0000_i1039" DrawAspect="Content" ObjectID="_1719783641" r:id="rId38"/>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5.95pt;height:18.7pt" o:ole="">
            <v:imagedata r:id="rId39" o:title=""/>
          </v:shape>
          <o:OLEObject Type="Embed" ProgID="Equation.DSMT4" ShapeID="_x0000_i1040" DrawAspect="Content" ObjectID="_1719783642" r:id="rId40"/>
        </w:object>
      </w:r>
      <w:r w:rsidR="005D2B7E">
        <w:rPr>
          <w:rFonts w:eastAsia="宋体"/>
          <w:lang w:eastAsia="zh-CN"/>
        </w:rPr>
        <w:t xml:space="preserve"> as </w:t>
      </w:r>
      <m:oMath>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t>
            </m:r>
          </m:sub>
        </m:sSub>
        <m:r>
          <w:rPr>
            <w:rFonts w:ascii="Cambria Math" w:eastAsia="宋体"/>
            <w:lang w:eastAsia="zh-CN"/>
          </w:rPr>
          <m:t>=(</m:t>
        </m:r>
        <w:commentRangeStart w:id="11"/>
        <w:commentRangeEnd w:id="11"/>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ij1</m:t>
            </m:r>
          </m:sub>
        </m:sSub>
        <m:r>
          <w:rPr>
            <w:rFonts w:ascii="Cambria Math" w:eastAsia="宋体"/>
            <w:lang w:eastAsia="zh-CN"/>
          </w:rPr>
          <m:t>,</m:t>
        </m:r>
        <m:r>
          <w:rPr>
            <w:rFonts w:ascii="Cambria Math" w:eastAsia="宋体"/>
            <w:lang w:eastAsia="zh-CN"/>
          </w:rPr>
          <m:t>⋯</m:t>
        </m:r>
        <m:r>
          <w:rPr>
            <w:rFonts w:ascii="Cambria Math" w:eastAsia="宋体"/>
            <w:lang w:eastAsia="zh-CN"/>
          </w:rPr>
          <m:t>,</m:t>
        </m:r>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m:t>
            </m:r>
          </m:sub>
        </m:sSub>
        <m:r>
          <w:rPr>
            <w:rFonts w:ascii="Cambria Math" w:eastAsia="宋体"/>
            <w:lang w:eastAsia="zh-CN"/>
          </w:rPr>
          <m:t>)</m:t>
        </m:r>
      </m:oMath>
      <w:r w:rsidR="005D2B7E">
        <w:rPr>
          <w:rFonts w:eastAsia="宋体" w:hint="eastAsia"/>
          <w:lang w:eastAsia="zh-CN"/>
        </w:rPr>
        <w:t xml:space="preserve"> </w:t>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 xml:space="preserve">sorted by the distance-based ordering using Equation </w:t>
      </w:r>
      <w:r w:rsidR="00D52BA9">
        <w:rPr>
          <w:rFonts w:eastAsia="宋体"/>
          <w:lang w:eastAsia="zh-CN"/>
        </w:rPr>
        <w:t>3</w:t>
      </w:r>
      <w:r w:rsidR="007C3805">
        <w:rPr>
          <w:rFonts w:eastAsia="宋体"/>
          <w:lang w:eastAsia="zh-CN"/>
        </w:rPr>
        <w:t>.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1" type="#_x0000_t75" style="width:13.65pt;height:13.65pt" o:ole="">
            <v:imagedata r:id="rId41" o:title=""/>
          </v:shape>
          <o:OLEObject Type="Embed" ProgID="Equation.DSMT4" ShapeID="_x0000_i1041" DrawAspect="Content" ObjectID="_1719783643" r:id="rId42"/>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2" type="#_x0000_t75" style="width:14.15pt;height:18.7pt" o:ole="">
            <v:imagedata r:id="rId26" o:title=""/>
          </v:shape>
          <o:OLEObject Type="Embed" ProgID="Equation.DSMT4" ShapeID="_x0000_i1042" DrawAspect="Content" ObjectID="_1719783644" r:id="rId43"/>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3" type="#_x0000_t75" style="width:400.1pt;height:44.2pt" o:ole="">
            <v:imagedata r:id="rId44" o:title=""/>
          </v:shape>
          <o:OLEObject Type="Embed" ProgID="Equation.DSMT4" ShapeID="_x0000_i1043" DrawAspect="Content" ObjectID="_1719783645" r:id="rId45"/>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3BFE913A"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4" type="#_x0000_t75" style="width:15.95pt;height:18.7pt" o:ole="">
            <v:imagedata r:id="rId46" o:title=""/>
          </v:shape>
          <o:OLEObject Type="Embed" ProgID="Equation.DSMT4" ShapeID="_x0000_i1044" DrawAspect="Content" ObjectID="_1719783646" r:id="rId47"/>
        </w:object>
      </w:r>
      <w:r>
        <w:rPr>
          <w:rFonts w:eastAsia="宋体"/>
          <w:lang w:eastAsia="zh-CN"/>
        </w:rPr>
        <w:t xml:space="preserve"> contains more elements than </w:t>
      </w:r>
      <w:r>
        <w:rPr>
          <w:rFonts w:eastAsia="宋体"/>
          <w:position w:val="-16"/>
          <w:lang w:eastAsia="zh-CN"/>
        </w:rPr>
        <w:object w:dxaOrig="602" w:dyaOrig="401" w14:anchorId="47272337">
          <v:shape id="_x0000_i1045" type="#_x0000_t75" style="width:30.1pt;height:20.05pt" o:ole="">
            <v:imagedata r:id="rId48" o:title=""/>
          </v:shape>
          <o:OLEObject Type="Embed" ProgID="Equation.DSMT4" ShapeID="_x0000_i1045" DrawAspect="Content" ObjectID="_1719783647" r:id="rId49"/>
        </w:object>
      </w:r>
      <w:r>
        <w:rPr>
          <w:rFonts w:eastAsia="宋体"/>
          <w:lang w:eastAsia="zh-CN"/>
        </w:rPr>
        <w:t>, construct the hierarchy with similarity ordering as in Equation 4.</w:t>
      </w:r>
    </w:p>
    <w:p w14:paraId="30164120" w14:textId="77777777" w:rsidR="005D2B7E" w:rsidRDefault="005D2B7E">
      <w:pPr>
        <w:rPr>
          <w:rFonts w:eastAsia="宋体"/>
          <w:lang w:eastAsia="zh-CN"/>
        </w:rPr>
      </w:pPr>
    </w:p>
    <w:p w14:paraId="77C6FEEB" w14:textId="0C3BC813" w:rsidR="0007460A" w:rsidRDefault="005A0E88">
      <w:pPr>
        <w:rPr>
          <w:rFonts w:eastAsia="宋体"/>
          <w:lang w:eastAsia="zh-CN"/>
        </w:rPr>
      </w:pPr>
      <w:r w:rsidRPr="005A0E88">
        <w:rPr>
          <w:rFonts w:eastAsia="宋体"/>
          <w:lang w:eastAsia="zh-CN"/>
        </w:rPr>
        <w:t xml:space="preserve">Figure 2 (b) shows the icicle plot of tonic formulas with the new similarity layout. Compared to the original layout (Figure 2 (a)), the alignment of medicines is improved and the same medicines in adjacent columns are aligned vertically. For example, note how </w:t>
      </w:r>
      <w:proofErr w:type="spellStart"/>
      <w:r w:rsidRPr="005A0E88">
        <w:rPr>
          <w:rFonts w:eastAsia="宋体"/>
          <w:lang w:eastAsia="zh-CN"/>
        </w:rPr>
        <w:t>Baizhu</w:t>
      </w:r>
      <w:proofErr w:type="spellEnd"/>
      <w:r w:rsidRPr="005A0E88">
        <w:rPr>
          <w:rFonts w:eastAsia="宋体"/>
          <w:lang w:eastAsia="zh-CN"/>
        </w:rPr>
        <w:t xml:space="preserve"> (</w:t>
      </w:r>
      <w:r w:rsidRPr="005A0E88">
        <w:rPr>
          <w:rFonts w:eastAsia="宋体" w:hint="eastAsia"/>
          <w:lang w:eastAsia="zh-CN"/>
        </w:rPr>
        <w:t>白术</w:t>
      </w:r>
      <w:r w:rsidRPr="005A0E88">
        <w:rPr>
          <w:rFonts w:eastAsia="宋体"/>
          <w:lang w:eastAsia="zh-CN"/>
        </w:rPr>
        <w:t xml:space="preserve">), </w:t>
      </w:r>
      <w:proofErr w:type="spellStart"/>
      <w:r w:rsidRPr="005A0E88">
        <w:rPr>
          <w:rFonts w:eastAsia="宋体"/>
          <w:lang w:eastAsia="zh-CN"/>
        </w:rPr>
        <w:t>Fuling</w:t>
      </w:r>
      <w:proofErr w:type="spellEnd"/>
      <w:r w:rsidRPr="005A0E88">
        <w:rPr>
          <w:rFonts w:eastAsia="宋体"/>
          <w:lang w:eastAsia="zh-CN"/>
        </w:rPr>
        <w:t xml:space="preserve"> (</w:t>
      </w:r>
      <w:r w:rsidRPr="005A0E88">
        <w:rPr>
          <w:rFonts w:eastAsia="宋体" w:hint="eastAsia"/>
          <w:lang w:eastAsia="zh-CN"/>
        </w:rPr>
        <w:t>茯苓</w:t>
      </w:r>
      <w:r w:rsidRPr="005A0E88">
        <w:rPr>
          <w:rFonts w:eastAsia="宋体"/>
          <w:lang w:eastAsia="zh-CN"/>
        </w:rPr>
        <w:t>), and Ginseng (</w:t>
      </w:r>
      <w:r w:rsidRPr="005A0E88">
        <w:rPr>
          <w:rFonts w:eastAsia="宋体" w:hint="eastAsia"/>
          <w:lang w:eastAsia="zh-CN"/>
        </w:rPr>
        <w:t>人参</w:t>
      </w:r>
      <w:r w:rsidRPr="005A0E88">
        <w:rPr>
          <w:rFonts w:eastAsia="宋体"/>
          <w:lang w:eastAsia="zh-CN"/>
        </w:rPr>
        <w:t>) are aligned as non-chief medicines in Figure 3 (b), whereas in Figure 2 (a), such alignments are nonexistent.</w:t>
      </w:r>
    </w:p>
    <w:p w14:paraId="44BA8C2A" w14:textId="1614D265" w:rsidR="0007460A" w:rsidRDefault="006C0A20" w:rsidP="0007460A">
      <w:pPr>
        <w:pStyle w:val="3"/>
      </w:pPr>
      <w:r>
        <w:t>Visualization of</w:t>
      </w:r>
      <w:r w:rsidR="003C5E09">
        <w:t xml:space="preserve"> Shared Medicines in Formulas</w:t>
      </w:r>
    </w:p>
    <w:p w14:paraId="1B81EEF9" w14:textId="66E7B5C8"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w:t>
      </w:r>
      <w:r w:rsidR="00C75158">
        <w:rPr>
          <w:rFonts w:eastAsia="宋体"/>
          <w:lang w:eastAsia="zh-CN"/>
        </w:rPr>
        <w:t>chief</w:t>
      </w:r>
      <w:r w:rsidR="006037D4">
        <w:rPr>
          <w:rFonts w:eastAsia="宋体"/>
          <w:lang w:eastAsia="zh-CN"/>
        </w:rPr>
        <w:t xml:space="preserve">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1ADF9C87" w:rsidR="00D434FD" w:rsidRDefault="00ED388C" w:rsidP="00D434FD">
      <w:pPr>
        <w:rPr>
          <w:rFonts w:eastAsia="宋体"/>
          <w:lang w:eastAsia="zh-CN"/>
        </w:rPr>
      </w:pPr>
      <w:r>
        <w:rPr>
          <w:rFonts w:eastAsia="宋体"/>
          <w:lang w:eastAsia="zh-CN"/>
        </w:rPr>
        <w:t>As shown in</w:t>
      </w:r>
      <w:r w:rsidRPr="005D2B7E">
        <w:rPr>
          <w:rFonts w:eastAsia="宋体"/>
          <w:lang w:eastAsia="zh-CN"/>
        </w:rPr>
        <w:t xml:space="preserve"> Figure </w:t>
      </w:r>
      <w:r w:rsidR="00D52BA9" w:rsidRPr="005D2B7E">
        <w:rPr>
          <w:rFonts w:eastAsia="宋体"/>
          <w:lang w:eastAsia="zh-CN"/>
        </w:rPr>
        <w:t>4</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551BFB">
        <w:rPr>
          <w:rFonts w:eastAsia="宋体"/>
          <w:lang w:eastAsia="zh-CN"/>
        </w:rPr>
        <w:t xml:space="preserve">With a sequential color map, this view allows the user to quickly examine each formula's overlapping information </w:t>
      </w:r>
      <w:r w:rsidR="001B3B3A">
        <w:rPr>
          <w:rFonts w:eastAsia="宋体"/>
          <w:lang w:eastAsia="zh-CN"/>
        </w:rPr>
        <w:t xml:space="preserve">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5D2B7E">
        <w:rPr>
          <w:rFonts w:eastAsia="宋体"/>
          <w:lang w:eastAsia="zh-CN"/>
        </w:rPr>
        <w:t xml:space="preserve">Figure </w:t>
      </w:r>
      <w:r w:rsidR="00D52BA9" w:rsidRPr="005D2B7E">
        <w:rPr>
          <w:rFonts w:eastAsia="宋体"/>
          <w:lang w:eastAsia="zh-CN"/>
        </w:rPr>
        <w:t>4</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lastRenderedPageBreak/>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0"/>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5D2B7E">
        <w:t>Fig.</w:t>
      </w:r>
      <w:r w:rsidRPr="005D2B7E">
        <w:rPr>
          <w:spacing w:val="-2"/>
        </w:rPr>
        <w:t xml:space="preserve"> </w:t>
      </w:r>
      <w:r w:rsidR="00D52BA9" w:rsidRPr="005D2B7E">
        <w:rPr>
          <w:rFonts w:eastAsia="宋体"/>
          <w:lang w:eastAsia="zh-CN"/>
        </w:rPr>
        <w:t>4</w:t>
      </w:r>
      <w:r w:rsidR="00ED388C">
        <w:rPr>
          <w:rFonts w:eastAsia="宋体"/>
          <w:lang w:eastAsia="zh-CN"/>
        </w:rPr>
        <w:t xml:space="preserve">: </w:t>
      </w:r>
      <w:r w:rsidR="00D52BA9">
        <w:rPr>
          <w:rFonts w:eastAsia="宋体"/>
          <w:lang w:eastAsia="zh-CN"/>
        </w:rPr>
        <w:t>T</w:t>
      </w:r>
      <w:r w:rsidR="00ED388C">
        <w:rPr>
          <w:rFonts w:eastAsia="宋体"/>
          <w:lang w:eastAsia="zh-CN"/>
        </w:rPr>
        <w:t xml:space="preserve">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651CCFCA" w14:textId="566F2685" w:rsidR="00065FDF" w:rsidRDefault="00B6290E" w:rsidP="00B6290E">
      <w:pPr>
        <w:jc w:val="center"/>
        <w:rPr>
          <w:rFonts w:eastAsia="宋体"/>
          <w:lang w:eastAsia="zh-CN"/>
        </w:rPr>
      </w:pPr>
      <w:r w:rsidRPr="00B6290E">
        <w:rPr>
          <w:rFonts w:eastAsia="宋体"/>
          <w:lang w:eastAsia="zh-CN"/>
        </w:rPr>
        <w:t xml:space="preserve">Colors are assigned based on multidimensional attributes in both the medicine view and the formula view. Color encoding is guided by perception that assists the quick understanding of attributes of medicines and distances between medicines. The workflow of our color encoding method is illustrated in Figure 5. The method is based on the 2D dimensionality reduced space derived from the multidimensional medicine attribute data and requires the knowledge of users to identify representative medicines within it. For a group of medicine formulas, medical experts can identify several representative medicines based on their TCM attributes with our TCM-concept-inspired colors (R7). These colors are transformed into a perceptual uniform color space and interpolated with radial basis functions in there to get the medicine colors and/or the continuous 2D color map that spans the entire </w:t>
      </w:r>
      <w:r w:rsidRPr="00B6290E">
        <w:rPr>
          <w:rFonts w:eastAsia="宋体"/>
          <w:lang w:eastAsia="zh-CN"/>
        </w:rPr>
        <w:lastRenderedPageBreak/>
        <w:t>dimensionality reduced attribute space.</w:t>
      </w:r>
      <w:r w:rsidR="007C3805">
        <w:rPr>
          <w:noProof/>
        </w:rPr>
        <w:drawing>
          <wp:inline distT="0" distB="0" distL="0" distR="0" wp14:anchorId="775BC949" wp14:editId="1CF83118">
            <wp:extent cx="5839723" cy="2592729"/>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1"/>
                    <a:stretch>
                      <a:fillRect/>
                    </a:stretch>
                  </pic:blipFill>
                  <pic:spPr>
                    <a:xfrm>
                      <a:off x="0" y="0"/>
                      <a:ext cx="5899410" cy="2619229"/>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4A7F0138" w:rsidR="00065FDF" w:rsidRDefault="00546D10">
      <w:pPr>
        <w:rPr>
          <w:rFonts w:eastAsia="宋体"/>
          <w:lang w:eastAsia="zh-CN"/>
        </w:rPr>
      </w:pPr>
      <w:r w:rsidRPr="00546D10">
        <w:rPr>
          <w:rFonts w:eastAsia="宋体"/>
          <w:lang w:eastAsia="zh-CN"/>
        </w:rPr>
        <w:t xml:space="preserve">Colors of representative medicine are carefully chosen to show TCM concepts. These TCM concepts include </w:t>
      </w:r>
      <w:proofErr w:type="spellStart"/>
      <w:r w:rsidRPr="00546D10">
        <w:rPr>
          <w:rFonts w:eastAsia="宋体"/>
          <w:lang w:eastAsia="zh-CN"/>
        </w:rPr>
        <w:t>Wuxing</w:t>
      </w:r>
      <w:proofErr w:type="spellEnd"/>
      <w:r w:rsidRPr="00546D10">
        <w:rPr>
          <w:rFonts w:eastAsia="宋体"/>
          <w:lang w:eastAsia="zh-CN"/>
        </w:rPr>
        <w:t xml:space="preserve"> (</w:t>
      </w:r>
      <w:r w:rsidRPr="00546D10">
        <w:rPr>
          <w:rFonts w:eastAsia="宋体" w:hint="eastAsia"/>
          <w:lang w:eastAsia="zh-CN"/>
        </w:rPr>
        <w:t>五行</w:t>
      </w:r>
      <w:r w:rsidRPr="00546D10">
        <w:rPr>
          <w:rFonts w:eastAsia="宋体"/>
          <w:lang w:eastAsia="zh-CN"/>
        </w:rPr>
        <w:t xml:space="preserve">), </w:t>
      </w:r>
      <w:proofErr w:type="spellStart"/>
      <w:r w:rsidRPr="00546D10">
        <w:rPr>
          <w:rFonts w:eastAsia="宋体"/>
          <w:lang w:eastAsia="zh-CN"/>
        </w:rPr>
        <w:t>Wuse</w:t>
      </w:r>
      <w:proofErr w:type="spellEnd"/>
      <w:r w:rsidRPr="00546D10">
        <w:rPr>
          <w:rFonts w:eastAsia="宋体"/>
          <w:lang w:eastAsia="zh-CN"/>
        </w:rPr>
        <w:t xml:space="preserve"> (</w:t>
      </w:r>
      <w:r w:rsidRPr="00546D10">
        <w:rPr>
          <w:rFonts w:eastAsia="宋体" w:hint="eastAsia"/>
          <w:lang w:eastAsia="zh-CN"/>
        </w:rPr>
        <w:t>五色</w:t>
      </w:r>
      <w:r w:rsidRPr="00546D10">
        <w:rPr>
          <w:rFonts w:eastAsia="宋体"/>
          <w:lang w:eastAsia="zh-CN"/>
        </w:rPr>
        <w:t xml:space="preserve">), and </w:t>
      </w:r>
      <w:proofErr w:type="spellStart"/>
      <w:r w:rsidRPr="00546D10">
        <w:rPr>
          <w:rFonts w:eastAsia="宋体"/>
          <w:lang w:eastAsia="zh-CN"/>
        </w:rPr>
        <w:t>Wuzang</w:t>
      </w:r>
      <w:proofErr w:type="spellEnd"/>
      <w:r w:rsidRPr="00546D10">
        <w:rPr>
          <w:rFonts w:eastAsia="宋体"/>
          <w:lang w:eastAsia="zh-CN"/>
        </w:rPr>
        <w:t xml:space="preserve"> (</w:t>
      </w:r>
      <w:r w:rsidRPr="00546D10">
        <w:rPr>
          <w:rFonts w:eastAsia="宋体" w:hint="eastAsia"/>
          <w:lang w:eastAsia="zh-CN"/>
        </w:rPr>
        <w:t>五脏</w:t>
      </w:r>
      <w:r w:rsidRPr="00546D10">
        <w:rPr>
          <w:rFonts w:eastAsia="宋体"/>
          <w:lang w:eastAsia="zh-CN"/>
        </w:rPr>
        <w:t>) as summarized in Figure 6. The associated colors are handpicked to show the connection to “</w:t>
      </w:r>
      <w:proofErr w:type="spellStart"/>
      <w:r w:rsidRPr="00546D10">
        <w:rPr>
          <w:rFonts w:eastAsia="宋体"/>
          <w:lang w:eastAsia="zh-CN"/>
        </w:rPr>
        <w:t>Wuse</w:t>
      </w:r>
      <w:proofErr w:type="spellEnd"/>
      <w:r w:rsidRPr="00546D10">
        <w:rPr>
          <w:rFonts w:eastAsia="宋体"/>
          <w:lang w:eastAsia="zh-CN"/>
        </w:rPr>
        <w:t xml:space="preserve">” with perceptual and aesthetic considerations—the luminance of colors should not vary too much, and saturated colors should be avoided. Initially, we experimented with </w:t>
      </w:r>
      <w:proofErr w:type="spellStart"/>
      <w:r w:rsidRPr="00546D10">
        <w:rPr>
          <w:rFonts w:eastAsia="宋体"/>
          <w:lang w:eastAsia="zh-CN"/>
        </w:rPr>
        <w:t>isoluminant</w:t>
      </w:r>
      <w:proofErr w:type="spellEnd"/>
      <w:r w:rsidRPr="00546D10">
        <w:rPr>
          <w:rFonts w:eastAsia="宋体"/>
          <w:lang w:eastAsia="zh-CN"/>
        </w:rPr>
        <w:t xml:space="preserve"> colors that are beneficial for metric comprehension. However, the TCM expert considers the resulting colors are not distinct enough in the medicine view. As a trade-off, the representative colors are chosen to have a relatively small range of luminance (14 </w:t>
      </w:r>
      <w:r w:rsidRPr="00546D10">
        <w:rPr>
          <w:rFonts w:eastAsia="宋体" w:hint="eastAsia"/>
          <w:lang w:eastAsia="zh-CN"/>
        </w:rPr>
        <w:t>≤</w:t>
      </w:r>
      <w:r w:rsidRPr="00546D10">
        <w:rPr>
          <w:rFonts w:eastAsia="宋体"/>
          <w:lang w:eastAsia="zh-CN"/>
        </w:rPr>
        <w:t xml:space="preserve">Y </w:t>
      </w:r>
      <w:r w:rsidRPr="00546D10">
        <w:rPr>
          <w:rFonts w:eastAsia="宋体" w:hint="eastAsia"/>
          <w:lang w:eastAsia="zh-CN"/>
        </w:rPr>
        <w:t>≤</w:t>
      </w:r>
      <w:r w:rsidRPr="00546D10">
        <w:rPr>
          <w:rFonts w:eastAsia="宋体"/>
          <w:lang w:eastAsia="zh-CN"/>
        </w:rPr>
        <w:t xml:space="preserve"> 62).</w:t>
      </w:r>
    </w:p>
    <w:p w14:paraId="055EA9B9" w14:textId="77777777" w:rsidR="00546D10" w:rsidRDefault="00546D10">
      <w:pPr>
        <w:rPr>
          <w:rFonts w:eastAsia="宋体" w:hint="eastAsia"/>
          <w:lang w:eastAsia="zh-CN"/>
        </w:rPr>
      </w:pP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6" type="#_x0000_t75" style="width:50.6pt;height:15.95pt" o:ole="">
            <v:imagedata r:id="rId53" o:title=""/>
          </v:shape>
          <o:OLEObject Type="Embed" ProgID="Equation.DSMT4" ShapeID="_x0000_i1046" DrawAspect="Content" ObjectID="_1719783648" r:id="rId54"/>
        </w:object>
      </w:r>
      <w:r>
        <w:rPr>
          <w:lang w:eastAsia="zh-CN"/>
        </w:rPr>
        <w:t xml:space="preserve"> that is calculated by first transforming XYZ color stimuli to the </w:t>
      </w:r>
      <w:r>
        <w:rPr>
          <w:position w:val="-10"/>
        </w:rPr>
        <w:object w:dxaOrig="802" w:dyaOrig="319" w14:anchorId="14D60252">
          <v:shape id="_x0000_i1047" type="#_x0000_t75" style="width:40.55pt;height:15.95pt" o:ole="">
            <v:imagedata r:id="rId55" o:title=""/>
          </v:shape>
          <o:OLEObject Type="Embed" ProgID="Equation.DSMT4" ShapeID="_x0000_i1047" DrawAspect="Content" ObjectID="_1719783649" r:id="rId56"/>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8" type="#_x0000_t75" style="width:16.4pt;height:14.15pt" o:ole="">
            <v:imagedata r:id="rId57" o:title=""/>
          </v:shape>
          <o:OLEObject Type="Embed" ProgID="Equation.DSMT4" ShapeID="_x0000_i1048" DrawAspect="Content" ObjectID="_1719783650" r:id="rId58"/>
        </w:object>
      </w:r>
      <w:r>
        <w:rPr>
          <w:rFonts w:eastAsia="宋体" w:hint="eastAsia"/>
          <w:lang w:eastAsia="zh-CN"/>
        </w:rPr>
        <w:t>a</w:t>
      </w:r>
      <w:r>
        <w:rPr>
          <w:rFonts w:eastAsia="宋体"/>
          <w:lang w:eastAsia="zh-CN"/>
        </w:rPr>
        <w:t xml:space="preserve">nd </w:t>
      </w:r>
      <w:r>
        <w:rPr>
          <w:position w:val="-6"/>
        </w:rPr>
        <w:object w:dxaOrig="310" w:dyaOrig="283" w14:anchorId="7791175D">
          <v:shape id="_x0000_i1049" type="#_x0000_t75" style="width:15.5pt;height:14.15pt" o:ole="">
            <v:imagedata r:id="rId59" o:title=""/>
          </v:shape>
          <o:OLEObject Type="Embed" ProgID="Equation.DSMT4" ShapeID="_x0000_i1049" DrawAspect="Content" ObjectID="_1719783651" r:id="rId60"/>
        </w:object>
      </w:r>
      <w:r>
        <w:rPr>
          <w:lang w:eastAsia="zh-CN"/>
        </w:rPr>
        <w:t xml:space="preserve"> channels, respectively. Next, the interpolated colors are converted back to sRGB for display.</w:t>
      </w:r>
    </w:p>
    <w:p w14:paraId="1BC5F8CD" w14:textId="4245FF23" w:rsidR="00065FDF" w:rsidRDefault="007C3805">
      <w:pPr>
        <w:pStyle w:val="4"/>
        <w:rPr>
          <w:lang w:eastAsia="zh-CN"/>
        </w:rPr>
      </w:pPr>
      <w:r>
        <w:rPr>
          <w:lang w:eastAsia="zh-CN"/>
        </w:rPr>
        <w:t>R</w:t>
      </w:r>
      <w:r w:rsidR="00546D10">
        <w:rPr>
          <w:lang w:eastAsia="zh-CN"/>
        </w:rPr>
        <w:t>adial Basis Function</w:t>
      </w:r>
      <w:r>
        <w:rPr>
          <w:lang w:eastAsia="zh-CN"/>
        </w:rPr>
        <w:t xml:space="preserve"> Color Interpolation</w:t>
      </w:r>
    </w:p>
    <w:p w14:paraId="14E6847A" w14:textId="71E09DCE" w:rsidR="00065FDF" w:rsidRDefault="00546D10">
      <w:pPr>
        <w:rPr>
          <w:lang w:eastAsia="zh-CN"/>
        </w:rPr>
      </w:pPr>
      <w:r>
        <w:rPr>
          <w:lang w:eastAsia="zh-CN"/>
        </w:rPr>
        <w:t>Radial basis function (RBF)</w:t>
      </w:r>
      <w:r w:rsidR="007C3805">
        <w:rPr>
          <w:lang w:eastAsia="zh-CN"/>
        </w:rPr>
        <w:t xml:space="preserve"> interpolation enables the interpolation of unstructured data, e.g., a few scattered points or point clouds—making them a natural choice for our method. The RBF interpolation function s(</w:t>
      </w:r>
      <w:r w:rsidR="007C3805">
        <w:rPr>
          <w:b/>
          <w:bCs/>
          <w:lang w:eastAsia="zh-CN"/>
        </w:rPr>
        <w:t>x</w:t>
      </w:r>
      <w:r w:rsidR="007C3805">
        <w:rPr>
          <w:lang w:eastAsia="zh-CN"/>
        </w:rPr>
        <w:t xml:space="preserve">) at location </w:t>
      </w:r>
      <w:r w:rsidR="007C3805">
        <w:rPr>
          <w:b/>
          <w:bCs/>
          <w:lang w:eastAsia="zh-CN"/>
        </w:rPr>
        <w:t>x</w:t>
      </w:r>
      <w:r w:rsidR="007C3805">
        <w:rPr>
          <w:lang w:eastAsia="zh-CN"/>
        </w:rPr>
        <w:t xml:space="preserve"> can be</w:t>
      </w:r>
      <w:r w:rsidR="007C3805">
        <w:rPr>
          <w:rFonts w:eastAsia="宋体" w:hint="eastAsia"/>
          <w:lang w:eastAsia="zh-CN"/>
        </w:rPr>
        <w:t xml:space="preserve"> </w:t>
      </w:r>
      <w:r w:rsidR="007C3805">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0" type="#_x0000_t75" style="width:175pt;height:33.7pt" o:ole="">
            <v:imagedata r:id="rId61" o:title=""/>
          </v:shape>
          <o:OLEObject Type="Embed" ProgID="Equation.DSMT4" ShapeID="_x0000_i1050" DrawAspect="Content" ObjectID="_1719783652" r:id="rId62"/>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1" type="#_x0000_t75" style="width:10.95pt;height:13.65pt" o:ole="">
            <v:imagedata r:id="rId63" o:title=""/>
          </v:shape>
          <o:OLEObject Type="Embed" ProgID="Equation.DSMT4" ShapeID="_x0000_i1051" DrawAspect="Content" ObjectID="_1719783653" r:id="rId64"/>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2" type="#_x0000_t75" style="width:1in;height:15.95pt" o:ole="">
            <v:imagedata r:id="rId65" o:title=""/>
          </v:shape>
          <o:OLEObject Type="Embed" ProgID="Equation.DSMT4" ShapeID="_x0000_i1052" DrawAspect="Content" ObjectID="_1719783654" r:id="rId66"/>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3" type="#_x0000_t75" style="width:41.9pt;height:15.95pt" o:ole="">
            <v:imagedata r:id="rId67" o:title=""/>
          </v:shape>
          <o:OLEObject Type="Embed" ProgID="Equation.DSMT4" ShapeID="_x0000_i1053" DrawAspect="Content" ObjectID="_1719783655"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81D49E4" w14:textId="77777777" w:rsidR="008D000E" w:rsidRDefault="008D000E" w:rsidP="008D000E">
      <w:pPr>
        <w:rPr>
          <w:lang w:eastAsia="zh-CN"/>
        </w:rPr>
      </w:pPr>
      <w:r>
        <w:rPr>
          <w:lang w:eastAsia="zh-CN"/>
        </w:rPr>
        <w:t>Continuous 2D color maps of two groups of medicine formulas generated by RBF interpolation over the entire 2D domain are shown in Figures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1B5FCF2A" w:rsidR="00065FDF" w:rsidRDefault="008D000E" w:rsidP="008D000E">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the colors of points of medicines shown in medicine formulas need to be calculated if the overall trend in the 2D domain is not the focus.</w:t>
      </w:r>
    </w:p>
    <w:p w14:paraId="459B4AAF" w14:textId="77777777" w:rsidR="008D000E" w:rsidRPr="008D000E" w:rsidRDefault="008D000E" w:rsidP="008D000E">
      <w:pPr>
        <w:rPr>
          <w:rFonts w:eastAsia="宋体" w:hint="eastAsia"/>
          <w:lang w:eastAsia="zh-CN"/>
        </w:rPr>
      </w:pP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49422313" w:rsidR="00065FDF" w:rsidRDefault="007C3805">
      <w:pPr>
        <w:rPr>
          <w:rFonts w:eastAsia="宋体"/>
          <w:lang w:eastAsia="zh-CN"/>
        </w:rPr>
      </w:pPr>
      <w:r>
        <w:rPr>
          <w:rFonts w:eastAsia="宋体"/>
          <w:lang w:eastAsia="zh-CN"/>
        </w:rPr>
        <w:t xml:space="preserve">Fig. 7: Color encoding with our method for tonic </w:t>
      </w:r>
      <w:r w:rsidR="00AA115A">
        <w:rPr>
          <w:rFonts w:eastAsia="宋体"/>
          <w:lang w:eastAsia="zh-CN"/>
        </w:rPr>
        <w:t>formula</w:t>
      </w:r>
      <w:r>
        <w:rPr>
          <w:rFonts w:eastAsia="宋体"/>
          <w:lang w:eastAsia="zh-CN"/>
        </w:rPr>
        <w:t xml:space="preserve">s (the left column) and heat-clearing </w:t>
      </w:r>
      <w:r w:rsidR="00AA115A">
        <w:rPr>
          <w:rFonts w:eastAsia="宋体"/>
          <w:lang w:eastAsia="zh-CN"/>
        </w:rPr>
        <w:t>formula</w:t>
      </w:r>
      <w:r>
        <w:rPr>
          <w:rFonts w:eastAsia="宋体"/>
          <w:lang w:eastAsia="zh-CN"/>
        </w:rPr>
        <w:t>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6E9804ED" w:rsidR="00956C8E" w:rsidRDefault="008D000E" w:rsidP="00956C8E">
      <w:pPr>
        <w:rPr>
          <w:lang w:eastAsia="zh-CN"/>
        </w:rPr>
      </w:pPr>
      <w:r w:rsidRPr="008D000E">
        <w:rPr>
          <w:lang w:eastAsia="zh-CN"/>
        </w:rPr>
        <w:t xml:space="preserve">Our visual analysis method supports interactive exploration within the formula view and the medicine view, </w:t>
      </w:r>
      <w:proofErr w:type="gramStart"/>
      <w:r w:rsidRPr="008D000E">
        <w:rPr>
          <w:lang w:eastAsia="zh-CN"/>
        </w:rPr>
        <w:t>and also</w:t>
      </w:r>
      <w:proofErr w:type="gramEnd"/>
      <w:r w:rsidRPr="008D000E">
        <w:rPr>
          <w:lang w:eastAsia="zh-CN"/>
        </w:rPr>
        <w:t xml:space="preserve"> brushing-and-linking between these two views (R4). In the formula view, the names of all formulas are shown whenever the mouse hovers over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who are not familiar with interactive visualization. Therefore, requirement R6 is satisfied.</w:t>
      </w:r>
    </w:p>
    <w:p w14:paraId="5D26D07C" w14:textId="77777777" w:rsidR="001878FC" w:rsidRDefault="001878FC" w:rsidP="00956C8E">
      <w:pPr>
        <w:rPr>
          <w:lang w:eastAsia="zh-CN"/>
        </w:rPr>
      </w:pPr>
    </w:p>
    <w:p w14:paraId="406D0667" w14:textId="1776A5FC" w:rsidR="00956C8E" w:rsidRDefault="006124D8" w:rsidP="00956C8E">
      <w:pPr>
        <w:rPr>
          <w:lang w:eastAsia="zh-CN"/>
        </w:rPr>
      </w:pPr>
      <w:r w:rsidRPr="006124D8">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enhance the understanding of users of the composition of medicine in formulas (R5)</w:t>
      </w:r>
      <w:r w:rsidR="00956C8E">
        <w:rPr>
          <w:lang w:eastAsia="zh-CN"/>
        </w:rPr>
        <w:t>.</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32291570" w:rsidR="00B8331F" w:rsidRDefault="00B8331F" w:rsidP="00B8331F">
      <w:r>
        <w:t xml:space="preserve">Our method is implemented as a web-based interactive visual analysis tool as shown in Figure </w:t>
      </w:r>
      <w:r w:rsidR="00032101">
        <w:t>9</w:t>
      </w:r>
      <w:r>
        <w:t>.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xml:space="preserve">’ package for color space transformations, Visualization and user interactions were realized in JavaScript aided by the </w:t>
      </w:r>
      <w:r w:rsidR="00AE663A">
        <w:t>‘</w:t>
      </w:r>
      <w:r>
        <w:t>D3</w:t>
      </w:r>
      <w:r w:rsidR="00AE663A">
        <w:t>’</w:t>
      </w:r>
      <w:r>
        <w:t xml:space="preserve">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2" w:name="Results"/>
      <w:bookmarkStart w:id="13" w:name="_Results_1"/>
      <w:bookmarkEnd w:id="12"/>
      <w:bookmarkEnd w:id="13"/>
      <w:r>
        <w:lastRenderedPageBreak/>
        <w:t>Results</w:t>
      </w:r>
    </w:p>
    <w:p w14:paraId="250E2E17" w14:textId="1E63A32B" w:rsidR="003063C2" w:rsidRDefault="00811994" w:rsidP="0030489E">
      <w:pPr>
        <w:pStyle w:val="3"/>
        <w:rPr>
          <w:color w:val="FF0000"/>
        </w:rPr>
      </w:pPr>
      <w:r>
        <w:t>Overview</w:t>
      </w:r>
      <w:r w:rsidR="00384E7A">
        <w:t xml:space="preserve"> </w:t>
      </w:r>
    </w:p>
    <w:p w14:paraId="44DCEAA6" w14:textId="3AB0DADD" w:rsidR="00146362" w:rsidRDefault="00146362" w:rsidP="00E544DC">
      <w:pPr>
        <w:rPr>
          <w:color w:val="4F81BD" w:themeColor="accent1"/>
        </w:rPr>
      </w:pPr>
      <w:r w:rsidRPr="00146362">
        <w:rPr>
          <w:color w:val="4F81BD" w:themeColor="accent1"/>
        </w:rPr>
        <w:t xml:space="preserve">The evaluation of our method is performed with the analysis of two representative use cases-- tonic and heat-clearing </w:t>
      </w:r>
      <w:r w:rsidR="00AA115A">
        <w:rPr>
          <w:color w:val="4F81BD" w:themeColor="accent1"/>
        </w:rPr>
        <w:t>formula</w:t>
      </w:r>
      <w:r w:rsidRPr="00146362">
        <w:rPr>
          <w:color w:val="4F81BD" w:themeColor="accent1"/>
        </w:rPr>
        <w:t xml:space="preserve">s---by two TCM experts (SP and XH). Each TCM expert was asked to analyze one category of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38321ADE" w:rsidR="00B5725F" w:rsidRDefault="00B5725F" w:rsidP="00B5725F">
      <w:r>
        <w:t xml:space="preserve">After introducing our new method, </w:t>
      </w:r>
      <w:r w:rsidR="00227CAD">
        <w:t xml:space="preserve">the </w:t>
      </w:r>
      <w:r>
        <w:t xml:space="preserve">participants were asked to explore the medicine formulas data with our visualization tool while the observer observed and talked to </w:t>
      </w:r>
      <w:r w:rsidR="00227CAD">
        <w:t xml:space="preserve">the </w:t>
      </w:r>
      <w:r>
        <w:t>participants. Afterward, they were asked to provide further feedback on the method.</w:t>
      </w:r>
    </w:p>
    <w:p w14:paraId="69B86779" w14:textId="6266787A" w:rsidR="00C20007" w:rsidRDefault="00C20007" w:rsidP="00B5725F"/>
    <w:p w14:paraId="1028D343" w14:textId="36AE33DC" w:rsidR="00C20007" w:rsidRDefault="00C20007" w:rsidP="00B5725F">
      <w:r>
        <w:t>Visualizations of the two use cases presented to the TCM experts as in the web-based tool are shown in Figure 9. T</w:t>
      </w:r>
      <w:r w:rsidR="006E4AAE">
        <w:t>here, t</w:t>
      </w:r>
      <w:r>
        <w:t>he</w:t>
      </w:r>
      <w:r w:rsidR="00037506">
        <w:t xml:space="preserve"> three linked views:</w:t>
      </w:r>
      <w:r>
        <w:t xml:space="preserve"> </w:t>
      </w:r>
      <w:r w:rsidR="006E4AAE">
        <w:t xml:space="preserve">the </w:t>
      </w:r>
      <w:r w:rsidR="00037506">
        <w:t>dimensionality</w:t>
      </w:r>
      <w:r w:rsidR="006E4AAE">
        <w:t xml:space="preserve"> </w:t>
      </w:r>
      <w:r w:rsidR="00037506">
        <w:t>reduction-based medicine view, the medicine formulas view, and the shared medicine matrix view</w:t>
      </w:r>
      <w:r w:rsidR="006E4AAE">
        <w:t>,</w:t>
      </w:r>
      <w:r w:rsidR="00037506">
        <w:t xml:space="preserve"> are laid out from left to right</w:t>
      </w:r>
      <w:r w:rsidR="006E4AAE">
        <w:t>.</w:t>
      </w:r>
    </w:p>
    <w:p w14:paraId="1CF04804" w14:textId="77777777" w:rsidR="00B5725F" w:rsidRPr="00E544DC" w:rsidRDefault="00B5725F" w:rsidP="00B5725F">
      <w:pPr>
        <w:rPr>
          <w:color w:val="4F81BD" w:themeColor="accent1"/>
        </w:rPr>
      </w:pPr>
    </w:p>
    <w:p w14:paraId="62A6D6C1" w14:textId="46D3EF18" w:rsidR="00464601" w:rsidRDefault="00B92180" w:rsidP="00EC1A5E">
      <w:pPr>
        <w:jc w:val="center"/>
      </w:pPr>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4B883812" w14:textId="12352B41" w:rsidR="007C4670" w:rsidRDefault="007C4670" w:rsidP="00EC1A5E">
      <w:pPr>
        <w:pStyle w:val="af7"/>
        <w:numPr>
          <w:ilvl w:val="0"/>
          <w:numId w:val="6"/>
        </w:numPr>
        <w:jc w:val="center"/>
      </w:pPr>
      <w:r>
        <w:t xml:space="preserve">Tonic </w:t>
      </w:r>
      <w:r w:rsidR="00AA115A">
        <w:t>formula</w:t>
      </w:r>
      <w:r>
        <w:t>s.</w:t>
      </w:r>
    </w:p>
    <w:p w14:paraId="77EF207E" w14:textId="56DA3306" w:rsidR="00B92180" w:rsidRDefault="00B92180" w:rsidP="00EC1A5E">
      <w:pPr>
        <w:jc w:val="center"/>
      </w:pPr>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3D559CED" w14:textId="1CC917A9" w:rsidR="00EC1A5E" w:rsidRDefault="007C4670" w:rsidP="00EC1A5E">
      <w:pPr>
        <w:pStyle w:val="af7"/>
        <w:numPr>
          <w:ilvl w:val="0"/>
          <w:numId w:val="6"/>
        </w:numPr>
        <w:jc w:val="center"/>
      </w:pPr>
      <w:bookmarkStart w:id="14" w:name="_Hlk109140474"/>
      <w:bookmarkStart w:id="15" w:name="OLE_LINK1"/>
      <w:r>
        <w:t xml:space="preserve">Heat-clearing </w:t>
      </w:r>
      <w:r w:rsidR="00AA115A">
        <w:t>formula</w:t>
      </w:r>
      <w:r>
        <w:t>s.</w:t>
      </w:r>
    </w:p>
    <w:bookmarkEnd w:id="14"/>
    <w:bookmarkEnd w:id="15"/>
    <w:p w14:paraId="38C39185" w14:textId="024B23DA" w:rsidR="007C4670" w:rsidRDefault="007C4670" w:rsidP="007C4670">
      <w:r>
        <w:rPr>
          <w:rFonts w:hint="eastAsia"/>
        </w:rPr>
        <w:t>F</w:t>
      </w:r>
      <w:r>
        <w:t xml:space="preserve">ig. 9: </w:t>
      </w:r>
      <w:r w:rsidR="005A4F65">
        <w:t xml:space="preserve">Visualizations of two typical groups of medicine formulas with our method: (a) tonic </w:t>
      </w:r>
      <w:r w:rsidR="00AA115A">
        <w:t>formula</w:t>
      </w:r>
      <w:r w:rsidR="005A4F65">
        <w:t xml:space="preserve">s and (b) heat-clearing </w:t>
      </w:r>
      <w:r w:rsidR="00AA115A">
        <w:t>formula</w:t>
      </w:r>
      <w:r w:rsidR="005A4F65">
        <w:t xml:space="preserve">s. </w:t>
      </w:r>
    </w:p>
    <w:p w14:paraId="20711742" w14:textId="2D95FB5F" w:rsidR="00257F8A" w:rsidRPr="00257F8A" w:rsidRDefault="00257F8A" w:rsidP="00257F8A">
      <w:pPr>
        <w:pStyle w:val="3"/>
      </w:pPr>
      <w:r>
        <w:t>Statistics of Datasets for Evaluation</w:t>
      </w:r>
    </w:p>
    <w:p w14:paraId="1BA1EFE1" w14:textId="77777777" w:rsidR="006E4AAE" w:rsidRPr="006E4AAE" w:rsidRDefault="006E4AAE" w:rsidP="006E4AAE">
      <w:pPr>
        <w:rPr>
          <w:rFonts w:eastAsia="宋体"/>
          <w:lang w:eastAsia="zh-CN"/>
        </w:rPr>
      </w:pPr>
      <w:r w:rsidRPr="006E4AAE">
        <w:rPr>
          <w:rFonts w:eastAsia="宋体"/>
          <w:lang w:eastAsia="zh-CN"/>
        </w:rPr>
        <w:t xml:space="preserve">The tonic formulas (Figure 9(a)) contain 20 formulas and 58 medicines with 17 chief medicines and a median of 1 chief medicine per formula. The median of </w:t>
      </w:r>
      <w:r w:rsidRPr="006E4AAE">
        <w:rPr>
          <w:rFonts w:eastAsia="宋体"/>
          <w:lang w:eastAsia="zh-CN"/>
        </w:rPr>
        <w:lastRenderedPageBreak/>
        <w:t xml:space="preserve">medicines per formula is 7.5, with a minimum of 2 and a maximum of 15. The average number of shared medicines of a pair of formulas is 1.09, the median being 1, the maximum of 6, and the minimum of 0. </w:t>
      </w:r>
    </w:p>
    <w:p w14:paraId="2E7C390C" w14:textId="77777777" w:rsidR="006E4AAE" w:rsidRPr="006E4AAE" w:rsidRDefault="006E4AAE" w:rsidP="006E4AAE">
      <w:pPr>
        <w:rPr>
          <w:rFonts w:eastAsia="宋体"/>
          <w:lang w:eastAsia="zh-CN"/>
        </w:rPr>
      </w:pPr>
    </w:p>
    <w:p w14:paraId="375765DA" w14:textId="6EA53E93" w:rsidR="00257F8A" w:rsidRPr="00257F8A" w:rsidRDefault="006E4AAE" w:rsidP="006E4AAE">
      <w:pPr>
        <w:rPr>
          <w:rFonts w:eastAsia="宋体"/>
          <w:lang w:eastAsia="zh-CN"/>
        </w:rPr>
      </w:pPr>
      <w:r w:rsidRPr="006E4AAE">
        <w:rPr>
          <w:rFonts w:eastAsia="宋体"/>
          <w:lang w:eastAsia="zh-CN"/>
        </w:rPr>
        <w:t>The heat-clearing formulas (Figure 9(b)) contain 26 formulas and 73 medicines with 25 chief medicines with a median of 1 chief medicine per formula. The median of medicines per formula is 6.5, with a minimum of 2 and a maximum of 17. The average number of shared medicines between a pair of formulas is 0.9822, the median being 1, the maximum of 7, and the minimum of 0.</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7555ABC9" w14:textId="7F7406FE" w:rsidR="00225059" w:rsidRDefault="006E4AAE">
      <w:r w:rsidRPr="006E4AAE">
        <w:t>Expert PS started the analysis by looking at the overall distributions of medicines and used her knowledge to assign representative medicines for each medicine category listed in Figure 6. The resulting continuous 2D colormaps show that the center of the attribute space of tonic formulas is red (Figure 7(a)), while heat-clearing formulas have the center of its space as green and black (Figure 7(b)). These indicate the different properties of tonic and heat-clearing formulas and are in line with the related TCM concepts.</w:t>
      </w:r>
    </w:p>
    <w:p w14:paraId="213D3004" w14:textId="77777777" w:rsidR="006E4AAE" w:rsidRDefault="006E4AAE"/>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021E78CF">
            <wp:extent cx="6519886" cy="2164466"/>
            <wp:effectExtent l="0" t="0" r="0" b="762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79"/>
                    <a:stretch>
                      <a:fillRect/>
                    </a:stretch>
                  </pic:blipFill>
                  <pic:spPr>
                    <a:xfrm>
                      <a:off x="0" y="0"/>
                      <a:ext cx="6551894" cy="2175092"/>
                    </a:xfrm>
                    <a:prstGeom prst="rect">
                      <a:avLst/>
                    </a:prstGeom>
                  </pic:spPr>
                </pic:pic>
              </a:graphicData>
            </a:graphic>
          </wp:inline>
        </w:drawing>
      </w:r>
    </w:p>
    <w:p w14:paraId="45CCA01D" w14:textId="05075678" w:rsidR="00225059" w:rsidRDefault="00225059" w:rsidP="00225059">
      <w:r>
        <w:t>Fig. 1</w:t>
      </w:r>
      <w:r w:rsidR="00EC1A5E">
        <w:t>0</w:t>
      </w:r>
      <w:r>
        <w:t xml:space="preserve">: </w:t>
      </w:r>
      <w:bookmarkStart w:id="16" w:name="_bookmark0"/>
      <w:bookmarkEnd w:id="16"/>
      <w:r w:rsidR="006E4AAE">
        <w:t>The analysis of tonic prescriptions with our method</w:t>
      </w:r>
      <w:r>
        <w:t>.</w:t>
      </w:r>
      <w:r w:rsidR="006E4AAE">
        <w:t xml:space="preserve"> A lasso selects four medicines of interest in the medicine view (left), and corresponding formulas are highlighted in the formula view (right). </w:t>
      </w:r>
    </w:p>
    <w:p w14:paraId="0D096B54" w14:textId="38AB9B39" w:rsidR="00B75963" w:rsidRDefault="00B75963"/>
    <w:p w14:paraId="41A05AA6" w14:textId="058CFF35" w:rsidR="00065FDF" w:rsidRDefault="007C3805">
      <w:r>
        <w:t xml:space="preserve">In the icicle plot of tonic </w:t>
      </w:r>
      <w:r w:rsidR="00AA115A">
        <w:t>formula</w:t>
      </w:r>
      <w:r>
        <w:t>s (Figure 1</w:t>
      </w:r>
      <w:r w:rsidR="00EC1A5E">
        <w:t>0</w:t>
      </w:r>
      <w:r>
        <w:t xml:space="preserve">(right)), it is easily seen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w:t>
      </w:r>
      <w:r w:rsidR="00EC1A5E">
        <w:t>0</w:t>
      </w:r>
      <w:r>
        <w:t xml:space="preserve">(left).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w:t>
      </w:r>
      <w:r w:rsidR="00E81178">
        <w:t>were</w:t>
      </w:r>
      <w:r>
        <w:t xml:space="preserve"> selected with red dashed lines and the selected medicines are highlighted with blue solid lines in the </w:t>
      </w:r>
      <w:r>
        <w:lastRenderedPageBreak/>
        <w:t>formula view (Figure 1</w:t>
      </w:r>
      <w:r w:rsidR="00EC1A5E">
        <w:t>0</w:t>
      </w:r>
      <w:r>
        <w:t xml:space="preserve">(right)). A close examination shows that </w:t>
      </w:r>
      <w:r>
        <w:t xml:space="preserve">the lasso selected medicines form </w:t>
      </w:r>
      <w:proofErr w:type="spellStart"/>
      <w:r>
        <w:t>Siwutang</w:t>
      </w:r>
      <w:proofErr w:type="spellEnd"/>
      <w:r>
        <w:t xml:space="preserve">. Moreover, </w:t>
      </w:r>
      <w:r w:rsidR="002A2F05">
        <w:t xml:space="preserve">it can be seen that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7CA2314F" w14:textId="754AA3F9" w:rsidR="002A2F05" w:rsidRDefault="002A2F05"/>
    <w:p w14:paraId="43103236" w14:textId="121163A7" w:rsidR="002A2F05" w:rsidRDefault="002A2F05" w:rsidP="002A2F05">
      <w:r w:rsidRPr="00C34888">
        <w:t xml:space="preserve">In the matrix </w:t>
      </w:r>
      <w:r>
        <w:t>view</w:t>
      </w:r>
      <w:r w:rsidRPr="00C34888">
        <w:t>,</w:t>
      </w:r>
      <w:bookmarkStart w:id="17" w:name="OLE_LINK4"/>
      <w:bookmarkStart w:id="18" w:name="OLE_LINK5"/>
      <w:r w:rsidRPr="00C34888">
        <w:t xml:space="preserve">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bookmarkEnd w:id="17"/>
      <w:bookmarkEnd w:id="18"/>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which reflect</w:t>
      </w:r>
      <w:r>
        <w:t>s</w:t>
      </w:r>
      <w:r w:rsidRPr="00C34888">
        <w:t xml:space="preserve"> </w:t>
      </w:r>
      <w:r>
        <w:rPr>
          <w:rFonts w:hint="eastAsia"/>
        </w:rPr>
        <w:t>the</w:t>
      </w:r>
      <w:r w:rsidRPr="00C34888">
        <w:t xml:space="preserve"> tonic</w:t>
      </w:r>
      <w:r>
        <w:t xml:space="preserve"> </w:t>
      </w:r>
      <w:bookmarkStart w:id="19" w:name="OLE_LINK2"/>
      <w:bookmarkStart w:id="20" w:name="OLE_LINK3"/>
      <w:del w:id="21" w:author="PengSuyuan" w:date="2022-07-19T16:14:00Z">
        <w:r w:rsidDel="00AA115A">
          <w:delText>prescription</w:delText>
        </w:r>
      </w:del>
      <w:ins w:id="22" w:author="PengSuyuan" w:date="2022-07-19T16:14:00Z">
        <w:r w:rsidR="00AA115A">
          <w:t>formula</w:t>
        </w:r>
      </w:ins>
      <w:r>
        <w:t>s</w:t>
      </w:r>
      <w:r w:rsidRPr="00C34888">
        <w:t xml:space="preserve"> </w:t>
      </w:r>
      <w:bookmarkEnd w:id="19"/>
      <w:bookmarkEnd w:id="20"/>
      <w:r w:rsidRPr="00C34888">
        <w:t xml:space="preserve">attach great importance to the </w:t>
      </w:r>
      <w:r>
        <w:rPr>
          <w:rFonts w:hint="eastAsia"/>
        </w:rPr>
        <w:t>medicine</w:t>
      </w:r>
      <w:r>
        <w:t xml:space="preserve"> </w:t>
      </w:r>
      <w:r w:rsidRPr="00C34888">
        <w:t xml:space="preserve">composition </w:t>
      </w:r>
      <w:r>
        <w:rPr>
          <w:rFonts w:hint="eastAsia"/>
        </w:rPr>
        <w:t>of</w:t>
      </w:r>
      <w:r>
        <w:t xml:space="preserve"> </w:t>
      </w:r>
      <w:r>
        <w:rPr>
          <w:rFonts w:hint="eastAsia"/>
        </w:rPr>
        <w:t>the</w:t>
      </w:r>
      <w:r>
        <w:t xml:space="preserve"> two formulas.</w:t>
      </w:r>
      <w:r w:rsidRPr="00C34888">
        <w:t xml:space="preserve"> </w:t>
      </w:r>
      <w:r>
        <w:t>T</w:t>
      </w:r>
      <w:r w:rsidRPr="00C34888">
        <w:t xml:space="preserve">he main </w:t>
      </w:r>
      <w:r>
        <w:t>role</w:t>
      </w:r>
      <w:r w:rsidRPr="00C34888">
        <w:t xml:space="preserve"> of tonic</w:t>
      </w:r>
      <w:r>
        <w:t xml:space="preserve"> </w:t>
      </w:r>
      <w:del w:id="23" w:author="PengSuyuan" w:date="2022-07-19T16:14:00Z">
        <w:r w:rsidDel="00AA115A">
          <w:delText>prescription</w:delText>
        </w:r>
      </w:del>
      <w:ins w:id="24" w:author="PengSuyuan" w:date="2022-07-19T16:14:00Z">
        <w:r w:rsidR="00AA115A">
          <w:t>formula</w:t>
        </w:r>
      </w:ins>
      <w:r>
        <w:t xml:space="preserve">s </w:t>
      </w:r>
      <w:r w:rsidRPr="00C34888">
        <w:t xml:space="preserve">is "Invigorating Qi and Blood". The understanding of Qi and blood in TCM is the basic substance of human body, which can reflect the importance of all supplements to Qi and blood in </w:t>
      </w:r>
      <w:commentRangeStart w:id="25"/>
      <w:r>
        <w:t>heat map</w:t>
      </w:r>
      <w:commentRangeEnd w:id="25"/>
      <w:r w:rsidRPr="000676DB">
        <w:commentReference w:id="25"/>
      </w:r>
      <w:r w:rsidRPr="00C34888">
        <w:t>.</w:t>
      </w:r>
      <w:r w:rsidRPr="000676DB">
        <w:t xml:space="preserve"> Yin-Yang are two interdependent, opposite, complementary, and exchangeable aspects of nature.</w:t>
      </w:r>
      <w:r w:rsidRPr="00C34888">
        <w:t xml:space="preserve"> Qi </w:t>
      </w:r>
      <w:r>
        <w:rPr>
          <w:rFonts w:hint="eastAsia"/>
        </w:rPr>
        <w:t>is</w:t>
      </w:r>
      <w:r w:rsidRPr="00C34888">
        <w:t xml:space="preserve"> Yang</w:t>
      </w:r>
      <w:r>
        <w:t xml:space="preserve"> (</w:t>
      </w:r>
      <w:r>
        <w:rPr>
          <w:rFonts w:hint="eastAsia"/>
        </w:rPr>
        <w:t>阳</w:t>
      </w:r>
      <w:r>
        <w:rPr>
          <w:rFonts w:hint="eastAsia"/>
        </w:rPr>
        <w:t>,</w:t>
      </w:r>
      <w:r>
        <w:t xml:space="preserve"> positive)</w:t>
      </w:r>
      <w:r w:rsidRPr="00C34888">
        <w:t xml:space="preserve">, blood </w:t>
      </w:r>
      <w:r>
        <w:rPr>
          <w:rFonts w:hint="eastAsia"/>
        </w:rPr>
        <w:t>is</w:t>
      </w:r>
      <w:r w:rsidRPr="00C34888">
        <w:t xml:space="preserve"> Yin</w:t>
      </w:r>
      <w:r>
        <w:t xml:space="preserve"> (</w:t>
      </w:r>
      <w:r>
        <w:rPr>
          <w:rFonts w:hint="eastAsia"/>
        </w:rPr>
        <w:t>阴</w:t>
      </w:r>
      <w:r>
        <w:rPr>
          <w:rFonts w:hint="eastAsia"/>
        </w:rPr>
        <w:t>,</w:t>
      </w:r>
      <w:r>
        <w:t xml:space="preserve"> negative)</w:t>
      </w:r>
      <w:r w:rsidRPr="00C34888">
        <w:t>,</w:t>
      </w:r>
      <w:r>
        <w:t xml:space="preserve"> </w:t>
      </w:r>
      <w:r w:rsidRPr="00C34888">
        <w:t xml:space="preserve">Qi and blood </w:t>
      </w:r>
      <w:r>
        <w:t xml:space="preserve">are </w:t>
      </w:r>
      <w:r w:rsidRPr="00C34888">
        <w:t xml:space="preserve">interdependent. </w:t>
      </w:r>
      <w:r>
        <w:t>TCM physicians usually prescribe disease in which</w:t>
      </w:r>
      <w:r w:rsidRPr="000676DB">
        <w:t xml:space="preserve"> Qi and blood</w:t>
      </w:r>
      <w:bookmarkStart w:id="26" w:name="OLE_LINK6"/>
      <w:r w:rsidRPr="000676DB">
        <w:t xml:space="preserve"> deviate from balance</w:t>
      </w:r>
      <w:bookmarkEnd w:id="26"/>
      <w:r w:rsidRPr="000676DB">
        <w:t>. T</w:t>
      </w:r>
      <w:r w:rsidRPr="00C34888">
        <w:t xml:space="preserve">his figure is </w:t>
      </w:r>
      <w:r>
        <w:t>suitable</w:t>
      </w:r>
      <w:r w:rsidRPr="00C34888">
        <w:t xml:space="preserve"> for beginners to pay attention to </w:t>
      </w:r>
      <w:r>
        <w:t xml:space="preserve">the </w:t>
      </w:r>
      <w:r w:rsidRPr="00C34888">
        <w:t>"</w:t>
      </w:r>
      <w:r>
        <w:t>Q</w:t>
      </w:r>
      <w:r w:rsidRPr="00C34888">
        <w:t xml:space="preserve">i and blood" supplement. </w:t>
      </w:r>
    </w:p>
    <w:p w14:paraId="1F96664F" w14:textId="77777777" w:rsidR="00065FDF" w:rsidRPr="00413463" w:rsidRDefault="00065FDF">
      <w:pPr>
        <w:rPr>
          <w:rFonts w:eastAsia="宋体"/>
          <w:lang w:eastAsia="zh-CN"/>
        </w:rPr>
      </w:pPr>
    </w:p>
    <w:p w14:paraId="67DF9613" w14:textId="77777777" w:rsidR="00065FDF" w:rsidRDefault="007C3805">
      <w:r>
        <w:rPr>
          <w:noProof/>
        </w:rPr>
        <w:drawing>
          <wp:inline distT="0" distB="0" distL="0" distR="0" wp14:anchorId="7F3A15D8" wp14:editId="7F965E9C">
            <wp:extent cx="6628406" cy="2384385"/>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6637457" cy="2387641"/>
                    </a:xfrm>
                    <a:prstGeom prst="rect">
                      <a:avLst/>
                    </a:prstGeom>
                    <a:noFill/>
                    <a:ln>
                      <a:noFill/>
                    </a:ln>
                  </pic:spPr>
                </pic:pic>
              </a:graphicData>
            </a:graphic>
          </wp:inline>
        </w:drawing>
      </w:r>
    </w:p>
    <w:p w14:paraId="078D4BA5" w14:textId="4028C3BA" w:rsidR="00065FDF" w:rsidRDefault="007C3805">
      <w:pPr>
        <w:jc w:val="center"/>
      </w:pPr>
      <w:r>
        <w:t xml:space="preserve">Fig. </w:t>
      </w:r>
      <w:r w:rsidR="00EC1A5E">
        <w:t>11</w:t>
      </w:r>
      <w:r>
        <w:t xml:space="preserve">: </w:t>
      </w:r>
      <w:r w:rsidR="00EC1A5E">
        <w:t>Interactive</w:t>
      </w:r>
      <w:r>
        <w:t xml:space="preserve"> analysis of heat-clearing </w:t>
      </w:r>
      <w:del w:id="27" w:author="PengSuyuan" w:date="2022-07-19T16:14:00Z">
        <w:r w:rsidDel="00AA115A">
          <w:delText>prescription</w:delText>
        </w:r>
      </w:del>
      <w:ins w:id="28" w:author="PengSuyuan" w:date="2022-07-19T16:14:00Z">
        <w:r w:rsidR="00AA115A">
          <w:t>formula</w:t>
        </w:r>
      </w:ins>
      <w:r>
        <w:t>s with our method.</w:t>
      </w:r>
    </w:p>
    <w:p w14:paraId="29BFB908" w14:textId="77777777" w:rsidR="00C9762C" w:rsidRPr="00C9762C" w:rsidRDefault="00C9762C">
      <w:pPr>
        <w:jc w:val="center"/>
        <w:rPr>
          <w:rFonts w:eastAsia="宋体"/>
          <w:lang w:eastAsia="zh-CN"/>
        </w:rPr>
      </w:pPr>
    </w:p>
    <w:p w14:paraId="7AC93047" w14:textId="46B881EE" w:rsidR="00413463" w:rsidRDefault="00413463" w:rsidP="00413463">
      <w:r>
        <w:rPr>
          <w:rFonts w:hint="eastAsia"/>
        </w:rPr>
        <w:t xml:space="preserve">The analysis of heat-clearing </w:t>
      </w:r>
      <w:r w:rsidR="00AA115A">
        <w:rPr>
          <w:rFonts w:hint="eastAsia"/>
        </w:rPr>
        <w:t>formula</w:t>
      </w:r>
      <w:r>
        <w:rPr>
          <w:rFonts w:hint="eastAsia"/>
        </w:rPr>
        <w:t xml:space="preserve">s is shown in Figure </w:t>
      </w:r>
      <w:r>
        <w:t>11</w:t>
      </w:r>
      <w:r>
        <w:rPr>
          <w:rFonts w:hint="eastAsia"/>
        </w:rPr>
        <w:t>. TCM expert</w:t>
      </w:r>
      <w:r>
        <w:t xml:space="preserve"> XH</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11(left)),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11(right))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C801BC0" w14:textId="20DAECD6" w:rsidR="000676DB" w:rsidRPr="00413463" w:rsidRDefault="00413463">
      <w:pPr>
        <w:rPr>
          <w:rFonts w:eastAsia="宋体"/>
          <w:lang w:eastAsia="zh-CN"/>
        </w:rPr>
      </w:pPr>
      <w:r>
        <w:lastRenderedPageBreak/>
        <w:t>U</w:t>
      </w:r>
      <w:r>
        <w:t xml:space="preserve">nlike the tonic </w:t>
      </w:r>
      <w:r w:rsidR="00AA115A">
        <w:t>formula</w:t>
      </w:r>
      <w:r>
        <w:t xml:space="preserve">s, not many overlaps are seen in the matrix view. This is </w:t>
      </w:r>
      <w:proofErr w:type="gramStart"/>
      <w:r>
        <w:t>actually expected</w:t>
      </w:r>
      <w:proofErr w:type="gramEnd"/>
      <w:r>
        <w:t xml:space="preserve"> by the expert.  </w:t>
      </w:r>
    </w:p>
    <w:p w14:paraId="3B7E00C9" w14:textId="77777777" w:rsidR="000676DB" w:rsidRDefault="000676DB"/>
    <w:p w14:paraId="121792A7" w14:textId="461B53D6" w:rsidR="0094698D" w:rsidRDefault="0094698D" w:rsidP="0094698D">
      <w:pPr>
        <w:rPr>
          <w:lang w:eastAsia="zh-CN"/>
        </w:rPr>
      </w:pPr>
      <w:r>
        <w:t xml:space="preserve">Both experts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r w:rsidR="00C97BC5">
        <w:t xml:space="preserve"> </w:t>
      </w:r>
      <w:r w:rsidR="00C97BC5" w:rsidRPr="00ED3D7D">
        <w:t>From</w:t>
      </w:r>
      <w:r w:rsidR="00C97BC5">
        <w:t xml:space="preserve"> </w:t>
      </w:r>
      <w:r w:rsidR="00C97BC5" w:rsidRPr="00ED3D7D">
        <w:t>the</w:t>
      </w:r>
      <w:r w:rsidR="00C97BC5">
        <w:t xml:space="preserve"> </w:t>
      </w:r>
      <w:r w:rsidR="00C97BC5" w:rsidRPr="00ED3D7D">
        <w:t>heat-map</w:t>
      </w:r>
      <w:r w:rsidR="00C97BC5">
        <w:t xml:space="preserve"> of</w:t>
      </w:r>
      <w:r w:rsidR="0027392D">
        <w:t xml:space="preserve"> </w:t>
      </w:r>
      <w:bookmarkStart w:id="29" w:name="OLE_LINK7"/>
      <w:r w:rsidR="0027392D" w:rsidRPr="00C97BC5">
        <w:t>Heat-clearing formulas</w:t>
      </w:r>
      <w:r w:rsidR="0027392D">
        <w:t xml:space="preserve"> </w:t>
      </w:r>
      <w:bookmarkEnd w:id="29"/>
      <w:r w:rsidR="0027392D">
        <w:t>(figure 9</w:t>
      </w:r>
      <w:r w:rsidR="00C97BC5">
        <w:t xml:space="preserve"> </w:t>
      </w:r>
      <w:r w:rsidR="00C97BC5" w:rsidRPr="00C97BC5">
        <w:t>(b)</w:t>
      </w:r>
      <w:r w:rsidR="0027392D">
        <w:t xml:space="preserve">), </w:t>
      </w:r>
      <w:r w:rsidR="00DC4AD3">
        <w:rPr>
          <w:rFonts w:hint="eastAsia"/>
        </w:rPr>
        <w:t>most</w:t>
      </w:r>
      <w:r w:rsidR="00DC4AD3">
        <w:t xml:space="preserve"> formulas have</w:t>
      </w:r>
      <w:r w:rsidR="00DC4AD3" w:rsidRPr="00C34888">
        <w:t xml:space="preserve"> overlap</w:t>
      </w:r>
      <w:r w:rsidR="00DC4AD3">
        <w:rPr>
          <w:rFonts w:hint="eastAsia"/>
        </w:rPr>
        <w:t>ping</w:t>
      </w:r>
      <w:r w:rsidR="00DC4AD3" w:rsidRPr="00C34888">
        <w:t xml:space="preserve"> </w:t>
      </w:r>
      <w:r w:rsidR="00DC4AD3">
        <w:t xml:space="preserve">herbal medicines </w:t>
      </w:r>
      <w:r w:rsidR="00DC4AD3" w:rsidRPr="00C34888">
        <w:t>with</w:t>
      </w:r>
      <w:r w:rsidR="00DC4AD3">
        <w:t xml:space="preserve"> </w:t>
      </w:r>
      <w:proofErr w:type="spellStart"/>
      <w:r w:rsidR="00DC4AD3">
        <w:t>Qingwenbaiduyin</w:t>
      </w:r>
      <w:proofErr w:type="spellEnd"/>
      <w:r w:rsidR="00DC4AD3">
        <w:t>(</w:t>
      </w:r>
      <w:r w:rsidR="00DC4AD3">
        <w:rPr>
          <w:rFonts w:ascii="宋体" w:eastAsia="宋体" w:hAnsi="宋体" w:hint="eastAsia"/>
          <w:lang w:eastAsia="zh-CN"/>
        </w:rPr>
        <w:t>清</w:t>
      </w:r>
      <w:proofErr w:type="gramStart"/>
      <w:r w:rsidR="00DC4AD3">
        <w:rPr>
          <w:rFonts w:ascii="宋体" w:eastAsia="宋体" w:hAnsi="宋体" w:hint="eastAsia"/>
          <w:lang w:eastAsia="zh-CN"/>
        </w:rPr>
        <w:t>瘟</w:t>
      </w:r>
      <w:proofErr w:type="gramEnd"/>
      <w:r w:rsidR="00DC4AD3">
        <w:rPr>
          <w:rFonts w:ascii="宋体" w:eastAsia="宋体" w:hAnsi="宋体" w:hint="eastAsia"/>
          <w:lang w:eastAsia="zh-CN"/>
        </w:rPr>
        <w:t>败毒饮</w:t>
      </w:r>
      <w:r w:rsidR="00DC4AD3">
        <w:t>)</w:t>
      </w:r>
      <w:r w:rsidR="00DC4AD3" w:rsidRPr="00ED3D7D">
        <w:t xml:space="preserve">, which </w:t>
      </w:r>
      <w:r w:rsidR="00DC4AD3" w:rsidRPr="00ED3D7D">
        <w:t xml:space="preserve">have the function of </w:t>
      </w:r>
      <w:r w:rsidR="004C28D5">
        <w:t xml:space="preserve">clearing heat and detoxification. </w:t>
      </w:r>
      <w:r w:rsidR="004C28D5" w:rsidRPr="004C28D5">
        <w:t xml:space="preserve">This can be a reminder for beginners to pay attention to the relationship between this </w:t>
      </w:r>
      <w:r w:rsidR="004C28D5">
        <w:t>formulas</w:t>
      </w:r>
      <w:r w:rsidR="004C28D5" w:rsidRPr="004C28D5">
        <w:t xml:space="preserve"> and other </w:t>
      </w:r>
      <w:r w:rsidR="004C28D5">
        <w:t xml:space="preserve">medicine sets from </w:t>
      </w:r>
      <w:r w:rsidR="004C28D5" w:rsidRPr="004C28D5">
        <w:t>Heat-clearing formulas.</w:t>
      </w:r>
      <w:r w:rsidR="00C97BC5" w:rsidRPr="00C97BC5">
        <w:rPr>
          <w:rFonts w:asciiTheme="minorEastAsia" w:hAnsiTheme="minorEastAsia" w:hint="eastAsia"/>
          <w:color w:val="FF0000"/>
          <w:lang w:eastAsia="zh-CN"/>
        </w:rPr>
        <w:t xml:space="preserve"> </w:t>
      </w:r>
    </w:p>
    <w:p w14:paraId="1B9F51B2" w14:textId="7C300EC0" w:rsidR="00413463" w:rsidRPr="00ED3D7D" w:rsidRDefault="00F86BCC" w:rsidP="00ED3D7D">
      <w:pPr>
        <w:pStyle w:val="3"/>
        <w:rPr>
          <w:rFonts w:hint="eastAsia"/>
        </w:rPr>
      </w:pPr>
      <w:r w:rsidRPr="00413463">
        <w:t>TCM Expert Feedback</w:t>
      </w:r>
    </w:p>
    <w:p w14:paraId="30F2F087" w14:textId="592FD8D7" w:rsidR="0094698D" w:rsidRDefault="0094698D" w:rsidP="0094698D">
      <w:r>
        <w:t xml:space="preserve">Overall, the expert thinks that our method </w:t>
      </w:r>
      <w:proofErr w:type="gramStart"/>
      <w:r>
        <w:t>is able to</w:t>
      </w:r>
      <w:proofErr w:type="gramEnd"/>
      <w:r>
        <w:t xml:space="preserve"> clearly disassemble complex </w:t>
      </w:r>
      <w:r w:rsidR="00AA115A">
        <w:t>formula</w:t>
      </w:r>
      <w:r>
        <w:t>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349B9781" w14:textId="77777777" w:rsidR="0094698D" w:rsidRDefault="0094698D">
      <w:pPr>
        <w:rPr>
          <w:color w:val="FF0000"/>
        </w:rPr>
      </w:pPr>
    </w:p>
    <w:p w14:paraId="15871E51" w14:textId="0F8F0143" w:rsidR="0094698D" w:rsidRDefault="000676DB">
      <w:r w:rsidRPr="000676DB">
        <w:t xml:space="preserve">Based on the relationship among the matrix </w:t>
      </w:r>
      <w:r w:rsidR="00AA115A">
        <w:t>formula</w:t>
      </w:r>
      <w:r w:rsidRPr="000676DB">
        <w:t xml:space="preserve">s, the selected medicine sets can be shown the related formulas in the right area, which is a beginner-friendly way to understand the relationships between medicines and </w:t>
      </w:r>
      <w:r w:rsidR="00AA115A">
        <w:t>formula</w:t>
      </w:r>
      <w:r w:rsidRPr="000676DB">
        <w:t xml:space="preserve">. The TCM theoretical system includes the process of "theory, method, </w:t>
      </w:r>
      <w:r w:rsidR="00AA115A">
        <w:t>formula</w:t>
      </w:r>
      <w:r w:rsidRPr="000676DB">
        <w:t xml:space="preserve"> and medicine", while the treatment plan is performed to see the results of </w:t>
      </w:r>
      <w:r w:rsidR="00AA115A">
        <w:t>formula</w:t>
      </w:r>
      <w:r w:rsidRPr="000676DB">
        <w:t xml:space="preserve">s. Beginners have difficulty understanding the similarities and differences between multiple similar </w:t>
      </w:r>
      <w:r w:rsidR="00AA115A">
        <w:t>formula</w:t>
      </w:r>
      <w:r w:rsidRPr="000676DB">
        <w:t xml:space="preserve">s. Besides, beginners can use multiple combinations to demonstrate a better understanding of the commonalities and differences between </w:t>
      </w:r>
      <w:r w:rsidR="00AA115A">
        <w:t>formula</w:t>
      </w:r>
      <w:r w:rsidRPr="000676DB">
        <w:t xml:space="preserve">s and thus better understand the pathogenesis by lasso tool. In the application process, it is suggested to use double and triple lassos </w:t>
      </w:r>
      <w:r w:rsidR="0094698D">
        <w:t xml:space="preserve">as future work </w:t>
      </w:r>
      <w:r w:rsidRPr="000676DB">
        <w:t xml:space="preserve">of the tool, to facilitate the exploration and to learn </w:t>
      </w:r>
      <w:r w:rsidR="0094698D">
        <w:t>with actual</w:t>
      </w:r>
      <w:r w:rsidRPr="000676DB">
        <w:t xml:space="preserve"> </w:t>
      </w:r>
      <w:r w:rsidR="00ED3D7D">
        <w:t>prescription</w:t>
      </w:r>
      <w:r w:rsidRPr="000676DB">
        <w:t>s.</w:t>
      </w:r>
    </w:p>
    <w:p w14:paraId="17E13A11" w14:textId="77777777" w:rsidR="0094698D" w:rsidRDefault="0094698D"/>
    <w:p w14:paraId="4A57AB5C" w14:textId="77777777" w:rsidR="00065FDF" w:rsidRDefault="007C3805">
      <w:pPr>
        <w:pStyle w:val="2"/>
      </w:pPr>
      <w:bookmarkStart w:id="30" w:name="Discussion"/>
      <w:bookmarkStart w:id="31" w:name="_Discussion_1"/>
      <w:bookmarkEnd w:id="30"/>
      <w:bookmarkEnd w:id="31"/>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w:t>
      </w:r>
      <w:r w:rsidR="0097685D">
        <w:lastRenderedPageBreak/>
        <w:t>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02015155" w:rsidR="00B8331F" w:rsidRDefault="00B8331F" w:rsidP="00B8331F">
      <w:r>
        <w:rPr>
          <w:rFonts w:hint="eastAsia"/>
        </w:rPr>
        <w:t>Visualization methods are used in the</w:t>
      </w:r>
      <w:r w:rsidR="00840BD9">
        <w:t xml:space="preserve"> research</w:t>
      </w:r>
      <w:r>
        <w:rPr>
          <w:rFonts w:hint="eastAsia"/>
        </w:rPr>
        <w:t xml:space="preserve"> of TCM. Visual recognition and visualization </w:t>
      </w:r>
      <w:r w:rsidR="00EC1A5E">
        <w:t>are</w:t>
      </w:r>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r w:rsidR="00EC1A5E">
        <w:t>acupoints</w:t>
      </w:r>
      <w:r w:rsidR="00EC1A5E">
        <w:rPr>
          <w:rFonts w:ascii="Cambria" w:hAnsi="Cambria"/>
        </w:rPr>
        <w:t xml:space="preserve"> [</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w:t>
      </w:r>
      <w:proofErr w:type="gramStart"/>
      <w:r>
        <w:rPr>
          <w:rFonts w:hint="eastAsia"/>
        </w:rPr>
        <w:t>a large number of</w:t>
      </w:r>
      <w:proofErr w:type="gramEnd"/>
      <w:r>
        <w:rPr>
          <w:rFonts w:hint="eastAsia"/>
        </w:rPr>
        <w:t xml:space="preserve">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5B53CFDB" w:rsidR="00B8331F" w:rsidRDefault="00236CBD" w:rsidP="00B8331F">
      <w:r>
        <w:t>A</w:t>
      </w:r>
      <w:r w:rsidR="00B8331F">
        <w:rPr>
          <w:rFonts w:hint="eastAsia"/>
        </w:rPr>
        <w:t xml:space="preserve"> visual analysis method of TCM health records is available recently </w:t>
      </w:r>
      <w:proofErr w:type="gramStart"/>
      <w:r w:rsidR="00B8331F">
        <w:rPr>
          <w:rFonts w:hint="eastAsia"/>
        </w:rPr>
        <w:t>as a result of</w:t>
      </w:r>
      <w:proofErr w:type="gramEnd"/>
      <w:r w:rsidR="00B8331F">
        <w:rPr>
          <w:rFonts w:hint="eastAsia"/>
        </w:rPr>
        <w:t xml:space="preserve">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w:t>
      </w:r>
      <w:del w:id="32" w:author="PengSuyuan" w:date="2022-07-19T16:14:00Z">
        <w:r w:rsidR="00B8331F" w:rsidDel="00AA115A">
          <w:rPr>
            <w:rFonts w:hint="eastAsia"/>
          </w:rPr>
          <w:delText>prescription</w:delText>
        </w:r>
      </w:del>
      <w:ins w:id="33" w:author="PengSuyuan" w:date="2022-07-19T16:14:00Z">
        <w:r w:rsidR="00AA115A">
          <w:rPr>
            <w:rFonts w:hint="eastAsia"/>
          </w:rPr>
          <w:t>formula</w:t>
        </w:r>
      </w:ins>
      <w:r w:rsidR="00B8331F">
        <w:rPr>
          <w:rFonts w:hint="eastAsia"/>
        </w:rPr>
        <w:t xml:space="preserve">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w:t>
      </w:r>
      <w:r w:rsidR="00150F15" w:rsidRPr="00D56267">
        <w:lastRenderedPageBreak/>
        <w:t>matrix representation to show the set information, i.e., the formulas information, as an icicle plot.</w:t>
      </w:r>
    </w:p>
    <w:p w14:paraId="21AAF327" w14:textId="41363D2B" w:rsidR="00724EC1" w:rsidRDefault="00724EC1" w:rsidP="00B8331F"/>
    <w:p w14:paraId="01FCF0A5" w14:textId="0A61CD62"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r w:rsidR="00EC1A5E">
        <w:t>survey</w:t>
      </w:r>
      <w:r w:rsidR="00EC1A5E">
        <w:rPr>
          <w:rFonts w:ascii="Cambria" w:hAnsi="Cambria"/>
        </w:rPr>
        <w:t xml:space="preserve"> [</w:t>
      </w:r>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EC1A5E">
        <w:rPr>
          <w:rFonts w:eastAsia="宋体"/>
          <w:lang w:eastAsia="zh-CN"/>
        </w:rPr>
        <w:t xml:space="preserve"> </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F57B8" w:rsidRPr="00BF57B8">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F57B8" w:rsidRPr="00BF57B8">
        <w:rPr>
          <w:rFonts w:ascii="Cambria" w:hAnsi="Cambria" w:cs="Times New Roman"/>
        </w:rPr>
        <w:t>31</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F57B8" w:rsidRPr="00BF57B8">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4D410FB2"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BF57B8" w:rsidRPr="00BF57B8">
        <w:rPr>
          <w:rFonts w:ascii="Cambria" w:hAnsi="Cambria" w:cs="Times New Roman"/>
        </w:rPr>
        <w:t>37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r w:rsidR="00EC1A5E">
        <w:rPr>
          <w:rFonts w:eastAsia="宋体"/>
          <w:lang w:eastAsia="zh-CN"/>
        </w:rPr>
        <w:t>methods</w:t>
      </w:r>
      <w:r w:rsidR="00EC1A5E">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BF57B8" w:rsidRPr="00BF57B8">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BF57B8" w:rsidRPr="00BF57B8">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BF57B8" w:rsidRPr="00BF57B8">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BF57B8" w:rsidRPr="00BF57B8">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385C51F7"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BF57B8" w:rsidRPr="00BF57B8">
        <w:rPr>
          <w:rFonts w:ascii="Cambria" w:hAnsi="Cambria" w:cs="Times New Roman"/>
        </w:rPr>
        <w:t>44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BF57B8" w:rsidRPr="00BF57B8">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BF57B8" w:rsidRPr="00BF57B8">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r w:rsidR="00EC1A5E">
        <w:rPr>
          <w:rFonts w:eastAsia="宋体"/>
          <w:lang w:eastAsia="zh-CN"/>
        </w:rPr>
        <w:t>well-known</w:t>
      </w:r>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BF57B8" w:rsidRPr="00BF57B8">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BF57B8" w:rsidRPr="00BF57B8">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lastRenderedPageBreak/>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4877B140" w:rsidR="00065FDF" w:rsidRDefault="00C7497B">
      <w:r>
        <w:t>We thank</w:t>
      </w:r>
      <w:r w:rsidR="002A2F05">
        <w:t xml:space="preserve"> </w:t>
      </w:r>
      <w:proofErr w:type="spellStart"/>
      <w:r w:rsidR="002A2F05">
        <w:t>Xiaoxuan</w:t>
      </w:r>
      <w:proofErr w:type="spellEnd"/>
      <w:r w:rsidR="002A2F05">
        <w:t xml:space="preserve"> Hu for participating</w:t>
      </w:r>
      <w:r w:rsidR="00B71EA6">
        <w:t xml:space="preserve"> in</w:t>
      </w:r>
      <w:r w:rsidR="002A2F05">
        <w:t xml:space="preserve"> the expert evaluation</w:t>
      </w:r>
      <w:r w:rsidR="00B71EA6">
        <w:t xml:space="preserve">, </w:t>
      </w:r>
      <w:r w:rsidR="002A2F05">
        <w:t xml:space="preserve">providing valuable </w:t>
      </w:r>
      <w:r w:rsidR="00B71EA6">
        <w:t xml:space="preserve">insights and suggestions for improvements. </w:t>
      </w:r>
      <w:r w:rsidR="00B8331F">
        <w:t>This work was supported in part by…</w:t>
      </w:r>
    </w:p>
    <w:p w14:paraId="2A4B6FB1" w14:textId="77777777" w:rsidR="00065FDF" w:rsidRDefault="007C3805">
      <w:pPr>
        <w:pStyle w:val="3"/>
      </w:pPr>
      <w:bookmarkStart w:id="34" w:name="Conflicts"/>
      <w:bookmarkEnd w:id="34"/>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35" w:name="Abbreviations"/>
      <w:bookmarkStart w:id="36" w:name="_Abbreviations_1"/>
      <w:bookmarkEnd w:id="35"/>
      <w:bookmarkEnd w:id="36"/>
      <w:commentRangeStart w:id="37"/>
      <w:r>
        <w:t>Abbreviations</w:t>
      </w:r>
      <w:commentRangeEnd w:id="37"/>
      <w:r>
        <w:rPr>
          <w:rStyle w:val="af5"/>
          <w:rFonts w:asciiTheme="minorHAnsi" w:eastAsiaTheme="minorEastAsia" w:hAnsiTheme="minorHAnsi" w:cstheme="minorBidi"/>
          <w:b w:val="0"/>
          <w:bCs w:val="0"/>
          <w:color w:val="auto"/>
        </w:rPr>
        <w:commentReference w:id="37"/>
      </w:r>
    </w:p>
    <w:p w14:paraId="30949A6B" w14:textId="385AA001" w:rsidR="00065FDF" w:rsidRDefault="00B673BC">
      <w:r>
        <w:t>TCM</w:t>
      </w:r>
      <w:r w:rsidR="007C3805">
        <w:t xml:space="preserve">: </w:t>
      </w:r>
      <w:r>
        <w:t xml:space="preserve">Traditional Chinese </w:t>
      </w:r>
      <w:r w:rsidR="00EC1A5E">
        <w:t>m</w:t>
      </w:r>
      <w:r>
        <w:t>edicine</w:t>
      </w:r>
    </w:p>
    <w:p w14:paraId="07B908D4" w14:textId="4CFC89F4" w:rsidR="003A2A64" w:rsidRDefault="003A2A64">
      <w:r>
        <w:rPr>
          <w:rFonts w:hint="eastAsia"/>
        </w:rPr>
        <w:t>U</w:t>
      </w:r>
      <w:r>
        <w:t xml:space="preserve">MAP: </w:t>
      </w:r>
    </w:p>
    <w:p w14:paraId="0F4538A0" w14:textId="63A59CF5" w:rsidR="00917D97" w:rsidRDefault="00917D97">
      <w:proofErr w:type="spellStart"/>
      <w:r>
        <w:rPr>
          <w:rFonts w:hint="eastAsia"/>
        </w:rPr>
        <w:t>C</w:t>
      </w:r>
      <w:r>
        <w:t>IELab</w:t>
      </w:r>
      <w:proofErr w:type="spellEnd"/>
      <w:r>
        <w:t xml:space="preserve">: </w:t>
      </w:r>
      <w:bookmarkStart w:id="38" w:name="_GoBack"/>
      <w:bookmarkEnd w:id="38"/>
    </w:p>
    <w:p w14:paraId="09B51AD4" w14:textId="72FEE9C2" w:rsidR="003A2A64" w:rsidRDefault="003A2A64">
      <w:r>
        <w:rPr>
          <w:rFonts w:hint="eastAsia"/>
        </w:rPr>
        <w:t>R</w:t>
      </w:r>
      <w:r>
        <w:t>BF: Radial basis function</w:t>
      </w:r>
    </w:p>
    <w:p w14:paraId="7E9C9B45" w14:textId="77777777" w:rsidR="00065FDF" w:rsidRDefault="00065FDF"/>
    <w:p w14:paraId="2A895566" w14:textId="77777777" w:rsidR="00065FDF" w:rsidRDefault="007C3805">
      <w:pPr>
        <w:pStyle w:val="2"/>
      </w:pPr>
      <w:bookmarkStart w:id="39" w:name="Appendix"/>
      <w:bookmarkStart w:id="40" w:name="References"/>
      <w:bookmarkStart w:id="41" w:name="_References_1"/>
      <w:bookmarkEnd w:id="39"/>
      <w:bookmarkEnd w:id="40"/>
      <w:bookmarkEnd w:id="41"/>
      <w:r>
        <w:t>References</w:t>
      </w:r>
    </w:p>
    <w:p w14:paraId="361EFA23" w14:textId="77777777" w:rsidR="000A1D97" w:rsidRDefault="000A1D97">
      <w:pPr>
        <w:pStyle w:val="af7"/>
        <w:rPr>
          <w:rFonts w:cs="Times New Roman"/>
        </w:rPr>
      </w:pPr>
      <w:bookmarkStart w:id="42" w:name="BIB__bib"/>
      <w:r w:rsidRPr="000A1D97">
        <w:rPr>
          <w:rFonts w:cs="Times New Roman"/>
        </w:rPr>
        <w:t>[</w:t>
      </w:r>
      <w:bookmarkStart w:id="43" w:name="BIB_alsallakh13"/>
      <w:r w:rsidRPr="000A1D97">
        <w:rPr>
          <w:rFonts w:cs="Times New Roman"/>
        </w:rPr>
        <w:t>1</w:t>
      </w:r>
      <w:bookmarkStart w:id="44" w:name="B4B_alsallakh13"/>
      <w:bookmarkEnd w:id="43"/>
      <w:bookmarkEnd w:id="44"/>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45" w:name="BIB_alsallakh16"/>
      <w:r w:rsidRPr="000A1D97">
        <w:rPr>
          <w:rFonts w:cs="Times New Roman"/>
        </w:rPr>
        <w:t>2</w:t>
      </w:r>
      <w:bookmarkStart w:id="46" w:name="B4B_alsallakh16"/>
      <w:bookmarkEnd w:id="45"/>
      <w:bookmarkEnd w:id="46"/>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47" w:name="BIB_baron69"/>
      <w:r w:rsidRPr="000A1D97">
        <w:rPr>
          <w:rFonts w:cs="Times New Roman"/>
        </w:rPr>
        <w:t>3</w:t>
      </w:r>
      <w:bookmarkStart w:id="48" w:name="B4B_baron69"/>
      <w:bookmarkEnd w:id="47"/>
      <w:bookmarkEnd w:id="48"/>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49" w:name="BIB_cie2018"/>
      <w:r w:rsidRPr="000A1D97">
        <w:rPr>
          <w:rFonts w:cs="Times New Roman"/>
        </w:rPr>
        <w:t>4</w:t>
      </w:r>
      <w:bookmarkStart w:id="50" w:name="B4B_cie2018"/>
      <w:bookmarkEnd w:id="49"/>
      <w:bookmarkEnd w:id="50"/>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lastRenderedPageBreak/>
        <w:t>[</w:t>
      </w:r>
      <w:bookmarkStart w:id="51" w:name="BIB_cunningham2015"/>
      <w:r w:rsidRPr="000A1D97">
        <w:rPr>
          <w:rFonts w:cs="Times New Roman"/>
        </w:rPr>
        <w:t>5</w:t>
      </w:r>
      <w:bookmarkStart w:id="52" w:name="B4B_cunningham2015"/>
      <w:bookmarkEnd w:id="51"/>
      <w:bookmarkEnd w:id="52"/>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53" w:name="BIB_doerk12"/>
      <w:r w:rsidRPr="000A1D97">
        <w:rPr>
          <w:rFonts w:cs="Times New Roman"/>
        </w:rPr>
        <w:t>6</w:t>
      </w:r>
      <w:bookmarkStart w:id="54" w:name="B4B_doerk12"/>
      <w:bookmarkEnd w:id="53"/>
      <w:bookmarkEnd w:id="54"/>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55" w:name="BIB_gao2009"/>
      <w:r w:rsidRPr="000A1D97">
        <w:rPr>
          <w:rFonts w:cs="Times New Roman"/>
        </w:rPr>
        <w:t>7</w:t>
      </w:r>
      <w:bookmarkStart w:id="56" w:name="B4B_gao2009"/>
      <w:bookmarkEnd w:id="55"/>
      <w:bookmarkEnd w:id="56"/>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57" w:name="BIB_zhongyaotextbook2004"/>
      <w:r w:rsidRPr="000A1D97">
        <w:rPr>
          <w:rFonts w:cs="Times New Roman"/>
        </w:rPr>
        <w:t>8</w:t>
      </w:r>
      <w:bookmarkStart w:id="58" w:name="B4B_zhongyaotextbook2004"/>
      <w:bookmarkEnd w:id="57"/>
      <w:bookmarkEnd w:id="58"/>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2582D02F" w:rsidR="000A1D97" w:rsidRDefault="000A1D97">
      <w:pPr>
        <w:pStyle w:val="af7"/>
        <w:rPr>
          <w:rFonts w:cs="Times New Roman"/>
        </w:rPr>
      </w:pPr>
      <w:r w:rsidRPr="000A1D97">
        <w:rPr>
          <w:rFonts w:cs="Times New Roman"/>
        </w:rPr>
        <w:t>[</w:t>
      </w:r>
      <w:bookmarkStart w:id="59" w:name="BIB_guo2019"/>
      <w:r w:rsidRPr="000A1D97">
        <w:rPr>
          <w:rFonts w:cs="Times New Roman"/>
        </w:rPr>
        <w:t>9</w:t>
      </w:r>
      <w:bookmarkStart w:id="60" w:name="B4B_guo2019"/>
      <w:bookmarkEnd w:id="59"/>
      <w:bookmarkEnd w:id="60"/>
      <w:r w:rsidRPr="000A1D97">
        <w:rPr>
          <w:rFonts w:cs="Times New Roman"/>
        </w:rPr>
        <w:t>]</w:t>
      </w:r>
      <w:r w:rsidRPr="000A1D97">
        <w:rPr>
          <w:rFonts w:cs="Times New Roman"/>
        </w:rPr>
        <w:tab/>
        <w:t xml:space="preserve">W. Guo, “Research and Implementation of Knowledge Mapping of Traditional Chinese Medicine </w:t>
      </w:r>
      <w:del w:id="61" w:author="PengSuyuan" w:date="2022-07-19T16:14:00Z">
        <w:r w:rsidRPr="000A1D97" w:rsidDel="00AA115A">
          <w:rPr>
            <w:rFonts w:cs="Times New Roman"/>
          </w:rPr>
          <w:delText>Prescription</w:delText>
        </w:r>
      </w:del>
      <w:ins w:id="62" w:author="PengSuyuan" w:date="2022-07-19T16:14:00Z">
        <w:r w:rsidR="00AA115A">
          <w:rPr>
            <w:rFonts w:cs="Times New Roman"/>
          </w:rPr>
          <w:t>Formula</w:t>
        </w:r>
      </w:ins>
      <w:r w:rsidRPr="000A1D97">
        <w:rPr>
          <w:rFonts w:cs="Times New Roman"/>
        </w:rPr>
        <w:t xml:space="preserve">,”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63" w:name="BIB_hofmann00"/>
      <w:r w:rsidRPr="000A1D97">
        <w:rPr>
          <w:rFonts w:cs="Times New Roman"/>
        </w:rPr>
        <w:t>10</w:t>
      </w:r>
      <w:bookmarkStart w:id="64" w:name="B4B_hofmann00"/>
      <w:bookmarkEnd w:id="63"/>
      <w:bookmarkEnd w:id="64"/>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65" w:name="BIB_hu_3a2021"/>
      <w:r w:rsidRPr="000A1D97">
        <w:rPr>
          <w:rFonts w:cs="Times New Roman"/>
        </w:rPr>
        <w:t>11</w:t>
      </w:r>
      <w:bookmarkStart w:id="66" w:name="B4B_hu_3a2021"/>
      <w:bookmarkEnd w:id="65"/>
      <w:bookmarkEnd w:id="66"/>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67" w:name="BIB_johnson_3a1991"/>
      <w:r w:rsidRPr="000A1D97">
        <w:rPr>
          <w:rFonts w:cs="Times New Roman"/>
        </w:rPr>
        <w:t>12</w:t>
      </w:r>
      <w:bookmarkStart w:id="68" w:name="B4B_johnson_3a1991"/>
      <w:bookmarkEnd w:id="67"/>
      <w:bookmarkEnd w:id="68"/>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69" w:name="BIB_kosara06"/>
      <w:r w:rsidRPr="000A1D97">
        <w:rPr>
          <w:rFonts w:cs="Times New Roman"/>
        </w:rPr>
        <w:t>13</w:t>
      </w:r>
      <w:bookmarkStart w:id="70" w:name="B4B_kosara06"/>
      <w:bookmarkEnd w:id="69"/>
      <w:bookmarkEnd w:id="70"/>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71" w:name="BIB_kruskal_3a1983"/>
      <w:r w:rsidRPr="000A1D97">
        <w:rPr>
          <w:rFonts w:cs="Times New Roman"/>
        </w:rPr>
        <w:t>14</w:t>
      </w:r>
      <w:bookmarkStart w:id="72" w:name="B4B_kruskal_3a1983"/>
      <w:bookmarkEnd w:id="71"/>
      <w:bookmarkEnd w:id="72"/>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73" w:name="BIB_maaten09"/>
      <w:r w:rsidRPr="000A1D97">
        <w:rPr>
          <w:rFonts w:cs="Times New Roman"/>
        </w:rPr>
        <w:t>15</w:t>
      </w:r>
      <w:bookmarkStart w:id="74" w:name="B4B_maaten09"/>
      <w:bookmarkEnd w:id="73"/>
      <w:bookmarkEnd w:id="74"/>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75" w:name="BIB_lee07"/>
      <w:r w:rsidRPr="000A1D97">
        <w:rPr>
          <w:rFonts w:cs="Times New Roman"/>
        </w:rPr>
        <w:t>16</w:t>
      </w:r>
      <w:bookmarkStart w:id="76" w:name="B4B_lee07"/>
      <w:bookmarkEnd w:id="75"/>
      <w:bookmarkEnd w:id="76"/>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77" w:name="BIB_levkowitz1992"/>
      <w:r w:rsidRPr="000A1D97">
        <w:rPr>
          <w:rFonts w:cs="Times New Roman"/>
        </w:rPr>
        <w:t>17</w:t>
      </w:r>
      <w:bookmarkStart w:id="78" w:name="B4B_levkowitz1992"/>
      <w:bookmarkEnd w:id="77"/>
      <w:bookmarkEnd w:id="78"/>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79" w:name="BIB_lex14"/>
      <w:r w:rsidRPr="000A1D97">
        <w:rPr>
          <w:rFonts w:cs="Times New Roman"/>
        </w:rPr>
        <w:t>18</w:t>
      </w:r>
      <w:bookmarkStart w:id="80" w:name="B4B_lex14"/>
      <w:bookmarkEnd w:id="79"/>
      <w:bookmarkEnd w:id="80"/>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81" w:name="BIB_fangjixue"/>
      <w:r w:rsidRPr="000A1D97">
        <w:rPr>
          <w:rFonts w:cs="Times New Roman"/>
        </w:rPr>
        <w:t>19</w:t>
      </w:r>
      <w:bookmarkStart w:id="82" w:name="B4B_fangjixue"/>
      <w:bookmarkEnd w:id="81"/>
      <w:bookmarkEnd w:id="82"/>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83" w:name="BIB_luo2006"/>
      <w:r w:rsidRPr="000A1D97">
        <w:rPr>
          <w:rFonts w:cs="Times New Roman"/>
        </w:rPr>
        <w:t>20</w:t>
      </w:r>
      <w:bookmarkStart w:id="84" w:name="B4B_luo2006"/>
      <w:bookmarkEnd w:id="83"/>
      <w:bookmarkEnd w:id="84"/>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lastRenderedPageBreak/>
        <w:t>[</w:t>
      </w:r>
      <w:bookmarkStart w:id="85" w:name="BIB_mcinnes2018"/>
      <w:r w:rsidRPr="000A1D97">
        <w:rPr>
          <w:rFonts w:cs="Times New Roman"/>
        </w:rPr>
        <w:t>21</w:t>
      </w:r>
      <w:bookmarkStart w:id="86" w:name="B4B_mcinnes2018"/>
      <w:bookmarkEnd w:id="85"/>
      <w:bookmarkEnd w:id="86"/>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87" w:name="BIB_micallef12"/>
      <w:r w:rsidRPr="000A1D97">
        <w:rPr>
          <w:rFonts w:cs="Times New Roman"/>
        </w:rPr>
        <w:t>22</w:t>
      </w:r>
      <w:bookmarkStart w:id="88" w:name="B4B_micallef12"/>
      <w:bookmarkEnd w:id="87"/>
      <w:bookmarkEnd w:id="88"/>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89" w:name="BIB_micallef14"/>
      <w:r w:rsidRPr="000A1D97">
        <w:rPr>
          <w:rFonts w:cs="Times New Roman"/>
        </w:rPr>
        <w:t>23</w:t>
      </w:r>
      <w:bookmarkStart w:id="90" w:name="B4B_micallef14"/>
      <w:bookmarkEnd w:id="89"/>
      <w:bookmarkEnd w:id="90"/>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91" w:name="BIB_misue06"/>
      <w:r w:rsidRPr="000A1D97">
        <w:rPr>
          <w:rFonts w:cs="Times New Roman"/>
        </w:rPr>
        <w:t>24</w:t>
      </w:r>
      <w:bookmarkStart w:id="92" w:name="B4B_misue06"/>
      <w:bookmarkEnd w:id="91"/>
      <w:bookmarkEnd w:id="92"/>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93" w:name="BIB_moroney2002"/>
      <w:r w:rsidRPr="000A1D97">
        <w:rPr>
          <w:rFonts w:cs="Times New Roman"/>
        </w:rPr>
        <w:t>25</w:t>
      </w:r>
      <w:bookmarkStart w:id="94" w:name="B4B_moroney2002"/>
      <w:bookmarkEnd w:id="93"/>
      <w:bookmarkEnd w:id="94"/>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95" w:name="BIB_ovechkin2001thermovisual"/>
      <w:r w:rsidRPr="000A1D97">
        <w:rPr>
          <w:rFonts w:cs="Times New Roman"/>
        </w:rPr>
        <w:t>26</w:t>
      </w:r>
      <w:bookmarkStart w:id="96" w:name="B4B_ovechkin2001thermovisual"/>
      <w:bookmarkEnd w:id="95"/>
      <w:bookmarkEnd w:id="96"/>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97" w:name="BIB_robertson1986"/>
      <w:r w:rsidRPr="000A1D97">
        <w:rPr>
          <w:rFonts w:cs="Times New Roman"/>
        </w:rPr>
        <w:t>27</w:t>
      </w:r>
      <w:bookmarkStart w:id="98" w:name="B4B_robertson1986"/>
      <w:bookmarkEnd w:id="97"/>
      <w:bookmarkEnd w:id="98"/>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99" w:name="BIB_rodgers10"/>
      <w:r w:rsidRPr="000A1D97">
        <w:rPr>
          <w:rFonts w:cs="Times New Roman"/>
        </w:rPr>
        <w:t>28</w:t>
      </w:r>
      <w:bookmarkStart w:id="100" w:name="B4B_rodgers10"/>
      <w:bookmarkEnd w:id="99"/>
      <w:bookmarkEnd w:id="100"/>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101" w:name="BIB_sadana14"/>
      <w:r w:rsidRPr="000A1D97">
        <w:rPr>
          <w:rFonts w:cs="Times New Roman"/>
        </w:rPr>
        <w:t>29</w:t>
      </w:r>
      <w:bookmarkStart w:id="102" w:name="B4B_sadana14"/>
      <w:bookmarkEnd w:id="101"/>
      <w:bookmarkEnd w:id="102"/>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103" w:name="BIB_schulz_3a2011"/>
      <w:r w:rsidRPr="000A1D97">
        <w:rPr>
          <w:rFonts w:cs="Times New Roman"/>
        </w:rPr>
        <w:t>30</w:t>
      </w:r>
      <w:bookmarkStart w:id="104" w:name="B4B_schulz_3a2011"/>
      <w:bookmarkEnd w:id="103"/>
      <w:bookmarkEnd w:id="104"/>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105" w:name="BIB_shneiderman1992"/>
      <w:r w:rsidRPr="000A1D97">
        <w:rPr>
          <w:rFonts w:cs="Times New Roman"/>
        </w:rPr>
        <w:t>31</w:t>
      </w:r>
      <w:bookmarkStart w:id="106" w:name="B4B_shneiderman1992"/>
      <w:bookmarkEnd w:id="105"/>
      <w:bookmarkEnd w:id="106"/>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107" w:name="BIB_simonetto09"/>
      <w:r w:rsidRPr="000A1D97">
        <w:rPr>
          <w:rFonts w:cs="Times New Roman"/>
        </w:rPr>
        <w:t>32</w:t>
      </w:r>
      <w:bookmarkStart w:id="108" w:name="B4B_simonetto09"/>
      <w:bookmarkEnd w:id="107"/>
      <w:bookmarkEnd w:id="108"/>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109" w:name="BIB_stapleton10"/>
      <w:r w:rsidRPr="000A1D97">
        <w:rPr>
          <w:rFonts w:cs="Times New Roman"/>
        </w:rPr>
        <w:t>33</w:t>
      </w:r>
      <w:bookmarkStart w:id="110" w:name="B4B_stapleton10"/>
      <w:bookmarkEnd w:id="109"/>
      <w:bookmarkEnd w:id="110"/>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111" w:name="BIB_stapleton12"/>
      <w:r w:rsidRPr="000A1D97">
        <w:rPr>
          <w:rFonts w:cs="Times New Roman"/>
        </w:rPr>
        <w:t>34</w:t>
      </w:r>
      <w:bookmarkStart w:id="112" w:name="B4B_stapleton12"/>
      <w:bookmarkEnd w:id="111"/>
      <w:bookmarkEnd w:id="112"/>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113" w:name="BIB_stasko08"/>
      <w:r w:rsidRPr="000A1D97">
        <w:rPr>
          <w:rFonts w:cs="Times New Roman"/>
        </w:rPr>
        <w:t>35</w:t>
      </w:r>
      <w:bookmarkStart w:id="114" w:name="B4B_stasko08"/>
      <w:bookmarkEnd w:id="113"/>
      <w:bookmarkEnd w:id="114"/>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xml:space="preserve">, vol. 7, no. 2, pp. </w:t>
      </w:r>
      <w:r w:rsidRPr="000A1D97">
        <w:rPr>
          <w:rFonts w:cs="Times New Roman"/>
        </w:rPr>
        <w:lastRenderedPageBreak/>
        <w:t>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115" w:name="BIB_tang12"/>
      <w:r w:rsidRPr="000A1D97">
        <w:rPr>
          <w:rFonts w:cs="Times New Roman"/>
        </w:rPr>
        <w:t>36</w:t>
      </w:r>
      <w:bookmarkStart w:id="116" w:name="B4B_tang12"/>
      <w:bookmarkEnd w:id="115"/>
      <w:bookmarkEnd w:id="116"/>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117" w:name="BIB_maaten2008"/>
      <w:r w:rsidRPr="000A1D97">
        <w:rPr>
          <w:rFonts w:cs="Times New Roman"/>
        </w:rPr>
        <w:t>37</w:t>
      </w:r>
      <w:bookmarkStart w:id="118" w:name="B4B_maaten2008"/>
      <w:bookmarkEnd w:id="117"/>
      <w:bookmarkEnd w:id="118"/>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19" w:name="BIB_zhongyijichulilun"/>
      <w:r w:rsidRPr="000A1D97">
        <w:rPr>
          <w:rFonts w:cs="Times New Roman"/>
        </w:rPr>
        <w:t>38</w:t>
      </w:r>
      <w:bookmarkStart w:id="120" w:name="B4B_zhongyijichulilun"/>
      <w:bookmarkEnd w:id="119"/>
      <w:bookmarkEnd w:id="120"/>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21" w:name="BIB_wei2021portable"/>
      <w:r w:rsidRPr="000A1D97">
        <w:rPr>
          <w:rFonts w:cs="Times New Roman"/>
        </w:rPr>
        <w:t>39</w:t>
      </w:r>
      <w:bookmarkStart w:id="122" w:name="B4B_wei2021portable"/>
      <w:bookmarkEnd w:id="121"/>
      <w:bookmarkEnd w:id="122"/>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123" w:name="BIB_wilkinson12"/>
      <w:r w:rsidRPr="000A1D97">
        <w:rPr>
          <w:rFonts w:cs="Times New Roman"/>
        </w:rPr>
        <w:t>40</w:t>
      </w:r>
      <w:bookmarkStart w:id="124" w:name="B4B_wilkinson12"/>
      <w:bookmarkEnd w:id="123"/>
      <w:bookmarkEnd w:id="124"/>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25" w:name="BIB_wu2019"/>
      <w:r w:rsidRPr="000A1D97">
        <w:rPr>
          <w:rFonts w:cs="Times New Roman"/>
        </w:rPr>
        <w:t>41</w:t>
      </w:r>
      <w:bookmarkStart w:id="126" w:name="B4B_wu2019"/>
      <w:bookmarkEnd w:id="125"/>
      <w:bookmarkEnd w:id="126"/>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27" w:name="BIB_xiejingzhangxuduanxu_2b2021_2b172_2b"/>
      <w:r w:rsidRPr="000A1D97">
        <w:rPr>
          <w:rFonts w:cs="Times New Roman"/>
        </w:rPr>
        <w:t>42</w:t>
      </w:r>
      <w:bookmarkStart w:id="128" w:name="B4B_xiejingzhangxuduanxu_2b2021_2b172_2b"/>
      <w:bookmarkEnd w:id="127"/>
      <w:bookmarkEnd w:id="128"/>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26796E8C" w:rsidR="000A1D97" w:rsidRDefault="000A1D97">
      <w:pPr>
        <w:pStyle w:val="af7"/>
        <w:rPr>
          <w:rFonts w:cs="Times New Roman"/>
        </w:rPr>
      </w:pPr>
      <w:r w:rsidRPr="000A1D97">
        <w:rPr>
          <w:rFonts w:cs="Times New Roman"/>
        </w:rPr>
        <w:t>[</w:t>
      </w:r>
      <w:bookmarkStart w:id="129" w:name="BIB_zhu2014"/>
      <w:r w:rsidRPr="000A1D97">
        <w:rPr>
          <w:rFonts w:cs="Times New Roman"/>
        </w:rPr>
        <w:t>43</w:t>
      </w:r>
      <w:bookmarkStart w:id="130" w:name="B4B_zhu2014"/>
      <w:bookmarkEnd w:id="129"/>
      <w:bookmarkEnd w:id="130"/>
      <w:r w:rsidRPr="000A1D97">
        <w:rPr>
          <w:rFonts w:cs="Times New Roman"/>
        </w:rPr>
        <w:t>]</w:t>
      </w:r>
      <w:r w:rsidRPr="000A1D97">
        <w:rPr>
          <w:rFonts w:cs="Times New Roman"/>
        </w:rPr>
        <w:tab/>
        <w:t xml:space="preserve">Z. Yan, G. Bo, and C. Meng, “Design and implementation of the analysis system of TCM </w:t>
      </w:r>
      <w:del w:id="131" w:author="PengSuyuan" w:date="2022-07-19T16:14:00Z">
        <w:r w:rsidRPr="000A1D97" w:rsidDel="00AA115A">
          <w:rPr>
            <w:rFonts w:cs="Times New Roman"/>
          </w:rPr>
          <w:delText>prescription</w:delText>
        </w:r>
      </w:del>
      <w:ins w:id="132" w:author="PengSuyuan" w:date="2022-07-19T16:14:00Z">
        <w:r w:rsidR="00AA115A">
          <w:rPr>
            <w:rFonts w:cs="Times New Roman"/>
          </w:rPr>
          <w:t>formula</w:t>
        </w:r>
      </w:ins>
      <w:r w:rsidRPr="000A1D97">
        <w:rPr>
          <w:rFonts w:cs="Times New Roman"/>
        </w:rPr>
        <w:t xml:space="preserve">,”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33" w:name="BIB_zhou2016"/>
      <w:r w:rsidRPr="000A1D97">
        <w:rPr>
          <w:rFonts w:cs="Times New Roman"/>
        </w:rPr>
        <w:t>44</w:t>
      </w:r>
      <w:bookmarkStart w:id="134" w:name="B4B_zhou2016"/>
      <w:bookmarkEnd w:id="133"/>
      <w:bookmarkEnd w:id="134"/>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42"/>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PengSuyuan" w:date="2022-07-18T15:11:00Z" w:initials="P">
    <w:p w14:paraId="5F63172F" w14:textId="77777777" w:rsidR="00D104C7" w:rsidRDefault="00D104C7" w:rsidP="002A2F05">
      <w:pPr>
        <w:pStyle w:val="a5"/>
      </w:pPr>
      <w:r>
        <w:rPr>
          <w:rStyle w:val="af5"/>
        </w:rPr>
        <w:annotationRef/>
      </w:r>
      <w:proofErr w:type="spellStart"/>
      <w:r>
        <w:rPr>
          <w:rFonts w:hint="eastAsia"/>
        </w:rPr>
        <w:t>补益剂</w:t>
      </w:r>
      <w:r>
        <w:rPr>
          <w:rFonts w:hint="eastAsia"/>
          <w:lang w:eastAsia="zh-CN"/>
        </w:rPr>
        <w:t>heatmap</w:t>
      </w:r>
      <w:proofErr w:type="spellEnd"/>
    </w:p>
  </w:comment>
  <w:comment w:id="37" w:author="Carmen" w:date="2013-02-28T18:46:00Z" w:initials="C">
    <w:p w14:paraId="32E34F62" w14:textId="77777777" w:rsidR="00D104C7" w:rsidRDefault="00D104C7">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63172F"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63172F" w16cid:durableId="267FF6A6"/>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B44B5" w14:textId="77777777" w:rsidR="006C4ADF" w:rsidRDefault="006C4ADF">
      <w:r>
        <w:separator/>
      </w:r>
    </w:p>
  </w:endnote>
  <w:endnote w:type="continuationSeparator" w:id="0">
    <w:p w14:paraId="7E320B2E" w14:textId="77777777" w:rsidR="006C4ADF" w:rsidRDefault="006C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51B88" w14:textId="77777777" w:rsidR="006C4ADF" w:rsidRDefault="006C4ADF">
      <w:r>
        <w:separator/>
      </w:r>
    </w:p>
  </w:footnote>
  <w:footnote w:type="continuationSeparator" w:id="0">
    <w:p w14:paraId="41781AA9" w14:textId="77777777" w:rsidR="006C4ADF" w:rsidRDefault="006C4ADF">
      <w:r>
        <w:continuationSeparator/>
      </w:r>
    </w:p>
  </w:footnote>
  <w:footnote w:id="1">
    <w:p w14:paraId="4CC8C0CF" w14:textId="77777777" w:rsidR="00D104C7" w:rsidRDefault="00D104C7"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16108"/>
    <w:multiLevelType w:val="hybridMultilevel"/>
    <w:tmpl w:val="DBDE4F36"/>
    <w:lvl w:ilvl="0" w:tplc="6054EF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4"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gSuyuan">
    <w15:presenceInfo w15:providerId="AD" w15:userId="S-1-5-21-3808002104-2391284136-3822203904-1001"/>
  </w15:person>
  <w15:person w15:author="Carmen">
    <w15:presenceInfo w15:providerId="None" w15:userId="Car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KzNDQxMTe3MDcxNjJV0lEKTi0uzszPAykwrAUAsh1C6ywAAAA="/>
    <w:docVar w:name="commondata" w:val="eyJoZGlkIjoiOTc1MTA2MjU3ODgzMDhkMzE0ZTU0MjU4NGU4NDljNDMifQ=="/>
  </w:docVars>
  <w:rsids>
    <w:rsidRoot w:val="00A3786A"/>
    <w:rsid w:val="00001B5A"/>
    <w:rsid w:val="00007D03"/>
    <w:rsid w:val="00012241"/>
    <w:rsid w:val="0001235E"/>
    <w:rsid w:val="0002694C"/>
    <w:rsid w:val="00030551"/>
    <w:rsid w:val="00032101"/>
    <w:rsid w:val="00037506"/>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B5A39"/>
    <w:rsid w:val="000C0133"/>
    <w:rsid w:val="000E1E95"/>
    <w:rsid w:val="00105DBA"/>
    <w:rsid w:val="00107C2E"/>
    <w:rsid w:val="001117A2"/>
    <w:rsid w:val="00121445"/>
    <w:rsid w:val="00123AB3"/>
    <w:rsid w:val="00125972"/>
    <w:rsid w:val="0013328F"/>
    <w:rsid w:val="00135212"/>
    <w:rsid w:val="0014226F"/>
    <w:rsid w:val="00146362"/>
    <w:rsid w:val="00150F15"/>
    <w:rsid w:val="001520A1"/>
    <w:rsid w:val="00153FC8"/>
    <w:rsid w:val="001553F0"/>
    <w:rsid w:val="00175592"/>
    <w:rsid w:val="00183CF6"/>
    <w:rsid w:val="00185C44"/>
    <w:rsid w:val="001878FC"/>
    <w:rsid w:val="00191924"/>
    <w:rsid w:val="00196B3B"/>
    <w:rsid w:val="001A05B3"/>
    <w:rsid w:val="001A2615"/>
    <w:rsid w:val="001B218B"/>
    <w:rsid w:val="001B3B3A"/>
    <w:rsid w:val="001C41A4"/>
    <w:rsid w:val="001D10AE"/>
    <w:rsid w:val="001D703B"/>
    <w:rsid w:val="00201ACB"/>
    <w:rsid w:val="00206388"/>
    <w:rsid w:val="00206502"/>
    <w:rsid w:val="00213673"/>
    <w:rsid w:val="00214B40"/>
    <w:rsid w:val="00216402"/>
    <w:rsid w:val="00216F9A"/>
    <w:rsid w:val="0021749C"/>
    <w:rsid w:val="00225059"/>
    <w:rsid w:val="00227C5E"/>
    <w:rsid w:val="00227CAD"/>
    <w:rsid w:val="00233878"/>
    <w:rsid w:val="00236CBD"/>
    <w:rsid w:val="002411BD"/>
    <w:rsid w:val="00245E84"/>
    <w:rsid w:val="0025230D"/>
    <w:rsid w:val="00257F8A"/>
    <w:rsid w:val="00264D2A"/>
    <w:rsid w:val="00265F48"/>
    <w:rsid w:val="0027392D"/>
    <w:rsid w:val="00273C83"/>
    <w:rsid w:val="00287DAF"/>
    <w:rsid w:val="002A1AB6"/>
    <w:rsid w:val="002A2F05"/>
    <w:rsid w:val="002A6FFF"/>
    <w:rsid w:val="002A7FCA"/>
    <w:rsid w:val="002B2F6E"/>
    <w:rsid w:val="002B77D5"/>
    <w:rsid w:val="002D6684"/>
    <w:rsid w:val="002E0296"/>
    <w:rsid w:val="002E067F"/>
    <w:rsid w:val="002F62B6"/>
    <w:rsid w:val="0030489E"/>
    <w:rsid w:val="003063C2"/>
    <w:rsid w:val="00310A9A"/>
    <w:rsid w:val="003125AC"/>
    <w:rsid w:val="00314419"/>
    <w:rsid w:val="00324C05"/>
    <w:rsid w:val="00330F8D"/>
    <w:rsid w:val="003320AC"/>
    <w:rsid w:val="00337391"/>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2A64"/>
    <w:rsid w:val="003A733F"/>
    <w:rsid w:val="003B0DF8"/>
    <w:rsid w:val="003B2296"/>
    <w:rsid w:val="003B27DD"/>
    <w:rsid w:val="003B65BF"/>
    <w:rsid w:val="003C153A"/>
    <w:rsid w:val="003C24EB"/>
    <w:rsid w:val="003C5E09"/>
    <w:rsid w:val="003D5375"/>
    <w:rsid w:val="003E03BC"/>
    <w:rsid w:val="003F0301"/>
    <w:rsid w:val="003F0B56"/>
    <w:rsid w:val="003F252F"/>
    <w:rsid w:val="00401F50"/>
    <w:rsid w:val="00413463"/>
    <w:rsid w:val="00420731"/>
    <w:rsid w:val="0042076D"/>
    <w:rsid w:val="00420DCC"/>
    <w:rsid w:val="004242F0"/>
    <w:rsid w:val="00424EA6"/>
    <w:rsid w:val="004415E5"/>
    <w:rsid w:val="00441DAA"/>
    <w:rsid w:val="00463823"/>
    <w:rsid w:val="00464493"/>
    <w:rsid w:val="00464601"/>
    <w:rsid w:val="004801D6"/>
    <w:rsid w:val="0048059C"/>
    <w:rsid w:val="00481007"/>
    <w:rsid w:val="004828C4"/>
    <w:rsid w:val="00482983"/>
    <w:rsid w:val="00485018"/>
    <w:rsid w:val="00493C77"/>
    <w:rsid w:val="004A128B"/>
    <w:rsid w:val="004A519C"/>
    <w:rsid w:val="004B049E"/>
    <w:rsid w:val="004C2335"/>
    <w:rsid w:val="004C28D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07C8"/>
    <w:rsid w:val="00524D72"/>
    <w:rsid w:val="00530038"/>
    <w:rsid w:val="00532266"/>
    <w:rsid w:val="00534605"/>
    <w:rsid w:val="0053689B"/>
    <w:rsid w:val="00540483"/>
    <w:rsid w:val="00541F75"/>
    <w:rsid w:val="00546D10"/>
    <w:rsid w:val="00551BFB"/>
    <w:rsid w:val="00555DBD"/>
    <w:rsid w:val="00560664"/>
    <w:rsid w:val="00581000"/>
    <w:rsid w:val="005871A9"/>
    <w:rsid w:val="00595141"/>
    <w:rsid w:val="005A02D2"/>
    <w:rsid w:val="005A0E88"/>
    <w:rsid w:val="005A0F2C"/>
    <w:rsid w:val="005A4F65"/>
    <w:rsid w:val="005B0D34"/>
    <w:rsid w:val="005B35BE"/>
    <w:rsid w:val="005B40AA"/>
    <w:rsid w:val="005B40E3"/>
    <w:rsid w:val="005B4A90"/>
    <w:rsid w:val="005B629A"/>
    <w:rsid w:val="005C101C"/>
    <w:rsid w:val="005D0569"/>
    <w:rsid w:val="005D2B7E"/>
    <w:rsid w:val="005E0FA5"/>
    <w:rsid w:val="005E3D42"/>
    <w:rsid w:val="005F1BDE"/>
    <w:rsid w:val="006037D4"/>
    <w:rsid w:val="006040C1"/>
    <w:rsid w:val="0060675C"/>
    <w:rsid w:val="006078E6"/>
    <w:rsid w:val="00607F11"/>
    <w:rsid w:val="006124D8"/>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C4ADF"/>
    <w:rsid w:val="006E4AAE"/>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8733A"/>
    <w:rsid w:val="00791BFE"/>
    <w:rsid w:val="00791F8E"/>
    <w:rsid w:val="007A005D"/>
    <w:rsid w:val="007A50FD"/>
    <w:rsid w:val="007A7EB3"/>
    <w:rsid w:val="007B3BE6"/>
    <w:rsid w:val="007C338D"/>
    <w:rsid w:val="007C3805"/>
    <w:rsid w:val="007C4670"/>
    <w:rsid w:val="007C715D"/>
    <w:rsid w:val="007C73D7"/>
    <w:rsid w:val="007D5C87"/>
    <w:rsid w:val="007E78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A1FDA"/>
    <w:rsid w:val="008B201F"/>
    <w:rsid w:val="008B2E71"/>
    <w:rsid w:val="008B35A4"/>
    <w:rsid w:val="008B424C"/>
    <w:rsid w:val="008B48A7"/>
    <w:rsid w:val="008B524A"/>
    <w:rsid w:val="008B631E"/>
    <w:rsid w:val="008B7EA6"/>
    <w:rsid w:val="008D000E"/>
    <w:rsid w:val="008D5429"/>
    <w:rsid w:val="008E3D2A"/>
    <w:rsid w:val="008E7FF8"/>
    <w:rsid w:val="008F63BB"/>
    <w:rsid w:val="00900035"/>
    <w:rsid w:val="00907F09"/>
    <w:rsid w:val="0091367E"/>
    <w:rsid w:val="00916884"/>
    <w:rsid w:val="00917D97"/>
    <w:rsid w:val="00933EA5"/>
    <w:rsid w:val="00936FCE"/>
    <w:rsid w:val="00937947"/>
    <w:rsid w:val="009449F1"/>
    <w:rsid w:val="00944E43"/>
    <w:rsid w:val="0094698D"/>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37886"/>
    <w:rsid w:val="00A4097A"/>
    <w:rsid w:val="00A40AA3"/>
    <w:rsid w:val="00A42C57"/>
    <w:rsid w:val="00A4315F"/>
    <w:rsid w:val="00A43F45"/>
    <w:rsid w:val="00A5538C"/>
    <w:rsid w:val="00A573B0"/>
    <w:rsid w:val="00A6168A"/>
    <w:rsid w:val="00A630DC"/>
    <w:rsid w:val="00A67C96"/>
    <w:rsid w:val="00A71201"/>
    <w:rsid w:val="00A75009"/>
    <w:rsid w:val="00A7535D"/>
    <w:rsid w:val="00A7639A"/>
    <w:rsid w:val="00A93D02"/>
    <w:rsid w:val="00AA09CF"/>
    <w:rsid w:val="00AA0B58"/>
    <w:rsid w:val="00AA115A"/>
    <w:rsid w:val="00AA1FBD"/>
    <w:rsid w:val="00AB72C9"/>
    <w:rsid w:val="00AC3552"/>
    <w:rsid w:val="00AC3D29"/>
    <w:rsid w:val="00AC6F32"/>
    <w:rsid w:val="00AD2AC6"/>
    <w:rsid w:val="00AD32AE"/>
    <w:rsid w:val="00AE4CC3"/>
    <w:rsid w:val="00AE663A"/>
    <w:rsid w:val="00AE69E4"/>
    <w:rsid w:val="00B000B2"/>
    <w:rsid w:val="00B21B44"/>
    <w:rsid w:val="00B237DD"/>
    <w:rsid w:val="00B27805"/>
    <w:rsid w:val="00B43296"/>
    <w:rsid w:val="00B4482F"/>
    <w:rsid w:val="00B47FB7"/>
    <w:rsid w:val="00B514BC"/>
    <w:rsid w:val="00B51DC3"/>
    <w:rsid w:val="00B547CC"/>
    <w:rsid w:val="00B5725F"/>
    <w:rsid w:val="00B603F8"/>
    <w:rsid w:val="00B60875"/>
    <w:rsid w:val="00B6290E"/>
    <w:rsid w:val="00B6406A"/>
    <w:rsid w:val="00B673BC"/>
    <w:rsid w:val="00B71EA6"/>
    <w:rsid w:val="00B75963"/>
    <w:rsid w:val="00B7651A"/>
    <w:rsid w:val="00B8331F"/>
    <w:rsid w:val="00B85BC6"/>
    <w:rsid w:val="00B92180"/>
    <w:rsid w:val="00B97406"/>
    <w:rsid w:val="00BA1A3E"/>
    <w:rsid w:val="00BA249A"/>
    <w:rsid w:val="00BA7603"/>
    <w:rsid w:val="00BB6DC8"/>
    <w:rsid w:val="00BC0372"/>
    <w:rsid w:val="00BC0DB3"/>
    <w:rsid w:val="00BC13CB"/>
    <w:rsid w:val="00BC4FE6"/>
    <w:rsid w:val="00BD390B"/>
    <w:rsid w:val="00BD481C"/>
    <w:rsid w:val="00BF1209"/>
    <w:rsid w:val="00BF57B8"/>
    <w:rsid w:val="00C06499"/>
    <w:rsid w:val="00C064C7"/>
    <w:rsid w:val="00C1239A"/>
    <w:rsid w:val="00C20007"/>
    <w:rsid w:val="00C21270"/>
    <w:rsid w:val="00C27594"/>
    <w:rsid w:val="00C306F5"/>
    <w:rsid w:val="00C416C9"/>
    <w:rsid w:val="00C456E6"/>
    <w:rsid w:val="00C45A80"/>
    <w:rsid w:val="00C56211"/>
    <w:rsid w:val="00C601D0"/>
    <w:rsid w:val="00C60AC0"/>
    <w:rsid w:val="00C703BA"/>
    <w:rsid w:val="00C7497B"/>
    <w:rsid w:val="00C75158"/>
    <w:rsid w:val="00C840AA"/>
    <w:rsid w:val="00C90BC0"/>
    <w:rsid w:val="00C91582"/>
    <w:rsid w:val="00C94EBC"/>
    <w:rsid w:val="00C9762C"/>
    <w:rsid w:val="00C97BC5"/>
    <w:rsid w:val="00CA3387"/>
    <w:rsid w:val="00CA78BA"/>
    <w:rsid w:val="00CB174B"/>
    <w:rsid w:val="00CC0DA5"/>
    <w:rsid w:val="00CC5FD4"/>
    <w:rsid w:val="00CD4F6C"/>
    <w:rsid w:val="00CD72EB"/>
    <w:rsid w:val="00CD75C4"/>
    <w:rsid w:val="00CE2C7D"/>
    <w:rsid w:val="00CF1DF0"/>
    <w:rsid w:val="00CF3B76"/>
    <w:rsid w:val="00CF6CCD"/>
    <w:rsid w:val="00D01428"/>
    <w:rsid w:val="00D02829"/>
    <w:rsid w:val="00D104C7"/>
    <w:rsid w:val="00D17D26"/>
    <w:rsid w:val="00D2383B"/>
    <w:rsid w:val="00D268F4"/>
    <w:rsid w:val="00D26D40"/>
    <w:rsid w:val="00D36C46"/>
    <w:rsid w:val="00D434FD"/>
    <w:rsid w:val="00D52BA9"/>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C4AD3"/>
    <w:rsid w:val="00DD1767"/>
    <w:rsid w:val="00DE1DD6"/>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1178"/>
    <w:rsid w:val="00E85A59"/>
    <w:rsid w:val="00E90ED8"/>
    <w:rsid w:val="00E91BEC"/>
    <w:rsid w:val="00EA0184"/>
    <w:rsid w:val="00EA18F4"/>
    <w:rsid w:val="00EA4FB4"/>
    <w:rsid w:val="00EA636B"/>
    <w:rsid w:val="00EA7A40"/>
    <w:rsid w:val="00EB044E"/>
    <w:rsid w:val="00EB1250"/>
    <w:rsid w:val="00EB1A4A"/>
    <w:rsid w:val="00EB6E35"/>
    <w:rsid w:val="00EC1A5E"/>
    <w:rsid w:val="00EC49E7"/>
    <w:rsid w:val="00ED0BE8"/>
    <w:rsid w:val="00ED388C"/>
    <w:rsid w:val="00ED3D7D"/>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 w:type="paragraph" w:styleId="afc">
    <w:name w:val="Revision"/>
    <w:hidden/>
    <w:uiPriority w:val="99"/>
    <w:semiHidden/>
    <w:rsid w:val="00AE663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949">
      <w:bodyDiv w:val="1"/>
      <w:marLeft w:val="0"/>
      <w:marRight w:val="0"/>
      <w:marTop w:val="0"/>
      <w:marBottom w:val="0"/>
      <w:divBdr>
        <w:top w:val="none" w:sz="0" w:space="0" w:color="auto"/>
        <w:left w:val="none" w:sz="0" w:space="0" w:color="auto"/>
        <w:bottom w:val="none" w:sz="0" w:space="0" w:color="auto"/>
        <w:right w:val="none" w:sz="0" w:space="0" w:color="auto"/>
      </w:divBdr>
    </w:div>
    <w:div w:id="1755977881">
      <w:bodyDiv w:val="1"/>
      <w:marLeft w:val="0"/>
      <w:marRight w:val="0"/>
      <w:marTop w:val="0"/>
      <w:marBottom w:val="0"/>
      <w:divBdr>
        <w:top w:val="none" w:sz="0" w:space="0" w:color="auto"/>
        <w:left w:val="none" w:sz="0" w:space="0" w:color="auto"/>
        <w:bottom w:val="none" w:sz="0" w:space="0" w:color="auto"/>
        <w:right w:val="none" w:sz="0" w:space="0" w:color="auto"/>
      </w:divBdr>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image" Target="media/image38.png"/><Relationship Id="rId79" Type="http://schemas.openxmlformats.org/officeDocument/2006/relationships/image" Target="media/image43.jpe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3.png"/><Relationship Id="rId77"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6.png"/><Relationship Id="rId80" Type="http://schemas.openxmlformats.org/officeDocument/2006/relationships/comments" Target="comments.xm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4.png"/><Relationship Id="rId75" Type="http://schemas.openxmlformats.org/officeDocument/2006/relationships/image" Target="media/image39.jpeg"/><Relationship Id="rId83"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4.png"/><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image" Target="media/image37.png"/><Relationship Id="rId78" Type="http://schemas.openxmlformats.org/officeDocument/2006/relationships/image" Target="media/image42.jpeg"/><Relationship Id="rId81" Type="http://schemas.microsoft.com/office/2011/relationships/commentsExtended" Target="commentsExtended.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image" Target="media/image22.jpg"/><Relationship Id="rId55" Type="http://schemas.openxmlformats.org/officeDocument/2006/relationships/image" Target="media/image26.wmf"/><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8.bin"/><Relationship Id="rId61" Type="http://schemas.openxmlformats.org/officeDocument/2006/relationships/image" Target="media/image29.wmf"/><Relationship Id="rId8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2238543F-B044-450C-A450-0447E95CE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24</Pages>
  <Words>8490</Words>
  <Characters>48399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zhoul</cp:lastModifiedBy>
  <cp:revision>64</cp:revision>
  <dcterms:created xsi:type="dcterms:W3CDTF">2022-07-16T13:18:00Z</dcterms:created>
  <dcterms:modified xsi:type="dcterms:W3CDTF">2022-07-19T16:41:00Z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